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972"/>
        <w:gridCol w:w="2126"/>
        <w:gridCol w:w="5387"/>
      </w:tblGrid>
      <w:tr w:rsidR="005A3200" w14:paraId="608E29E6" w14:textId="77777777" w:rsidTr="496A8A7E">
        <w:trPr>
          <w:trHeight w:val="1222"/>
        </w:trPr>
        <w:tc>
          <w:tcPr>
            <w:tcW w:w="2972" w:type="dxa"/>
            <w:vAlign w:val="center"/>
          </w:tcPr>
          <w:p w14:paraId="672A6659" w14:textId="77777777" w:rsidR="005A3200" w:rsidRPr="00F37F86" w:rsidRDefault="002B5F83" w:rsidP="002B5F8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77BAA7C" wp14:editId="1E482D71">
                  <wp:extent cx="1190625" cy="6381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2"/>
            <w:vAlign w:val="center"/>
          </w:tcPr>
          <w:p w14:paraId="3B054487" w14:textId="77777777" w:rsidR="005A3200" w:rsidRDefault="00541804" w:rsidP="005A320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FM701-10</w:t>
            </w:r>
            <w:ins w:id="0" w:author="Stewart Cheyne" w:date="2020-05-19T15:33:00Z">
              <w:r w:rsidR="00156A3C">
                <w:rPr>
                  <w:rFonts w:ascii="Arial" w:hAnsi="Arial" w:cs="Arial"/>
                  <w:b/>
                  <w:sz w:val="28"/>
                  <w:szCs w:val="28"/>
                </w:rPr>
                <w:t>A</w:t>
              </w:r>
            </w:ins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5A3200">
              <w:rPr>
                <w:rFonts w:ascii="Arial" w:hAnsi="Arial" w:cs="Arial"/>
                <w:b/>
                <w:sz w:val="28"/>
                <w:szCs w:val="28"/>
              </w:rPr>
              <w:t>DCC Category 2</w:t>
            </w:r>
          </w:p>
          <w:p w14:paraId="2D50DCF3" w14:textId="77777777" w:rsidR="005A3200" w:rsidRPr="00A90C2C" w:rsidRDefault="005A3200" w:rsidP="00A90C2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0C2C">
              <w:rPr>
                <w:rFonts w:ascii="Arial" w:hAnsi="Arial" w:cs="Arial"/>
                <w:b/>
                <w:sz w:val="28"/>
                <w:szCs w:val="28"/>
              </w:rPr>
              <w:t>PRE CONSTRUCTION INFORMATION</w:t>
            </w:r>
            <w:r w:rsidR="00A90C2C">
              <w:rPr>
                <w:rFonts w:ascii="Arial" w:hAnsi="Arial" w:cs="Arial"/>
                <w:b/>
                <w:sz w:val="28"/>
                <w:szCs w:val="28"/>
              </w:rPr>
              <w:t xml:space="preserve"> &amp; CONSTRUCTION PHASE PLAN</w:t>
            </w:r>
          </w:p>
        </w:tc>
      </w:tr>
      <w:tr w:rsidR="00954CC7" w14:paraId="72B1F682" w14:textId="77777777" w:rsidTr="496A8A7E">
        <w:trPr>
          <w:trHeight w:val="540"/>
        </w:trPr>
        <w:tc>
          <w:tcPr>
            <w:tcW w:w="10485" w:type="dxa"/>
            <w:gridSpan w:val="3"/>
            <w:vAlign w:val="center"/>
          </w:tcPr>
          <w:p w14:paraId="32A6DC71" w14:textId="77777777" w:rsidR="00954CC7" w:rsidRPr="00F37F86" w:rsidRDefault="00A90C2C" w:rsidP="00AD225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1.0</w:t>
            </w:r>
            <w:r w:rsidR="00F37F86" w:rsidRPr="00F37F86">
              <w:rPr>
                <w:rFonts w:ascii="Arial" w:hAnsi="Arial" w:cs="Arial"/>
                <w:b/>
                <w:sz w:val="28"/>
                <w:szCs w:val="28"/>
              </w:rPr>
              <w:t xml:space="preserve"> PR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 CONSTRUCTION INFORMATION </w:t>
            </w:r>
            <w:r w:rsidRPr="005A3200">
              <w:rPr>
                <w:rFonts w:ascii="Arial" w:hAnsi="Arial" w:cs="Arial"/>
                <w:sz w:val="20"/>
                <w:szCs w:val="20"/>
              </w:rPr>
              <w:t>(to be completed by client)</w:t>
            </w:r>
          </w:p>
        </w:tc>
      </w:tr>
      <w:tr w:rsidR="00F37F86" w14:paraId="2E149128" w14:textId="77777777" w:rsidTr="496A8A7E">
        <w:trPr>
          <w:trHeight w:val="420"/>
        </w:trPr>
        <w:tc>
          <w:tcPr>
            <w:tcW w:w="10485" w:type="dxa"/>
            <w:gridSpan w:val="3"/>
            <w:vAlign w:val="center"/>
          </w:tcPr>
          <w:p w14:paraId="02770A95" w14:textId="77777777" w:rsidR="00F37F86" w:rsidRPr="00F37F86" w:rsidRDefault="00A90C2C" w:rsidP="00AD225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1.1 Project details</w:t>
            </w:r>
            <w:r w:rsidR="00F37F86" w:rsidRPr="00F37F86">
              <w:rPr>
                <w:rFonts w:ascii="Arial" w:hAnsi="Arial" w:cs="Arial"/>
                <w:b/>
                <w:sz w:val="28"/>
                <w:szCs w:val="28"/>
              </w:rPr>
              <w:t>: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(insert title)</w:t>
            </w:r>
          </w:p>
        </w:tc>
      </w:tr>
      <w:tr w:rsidR="00954CC7" w14:paraId="41012AED" w14:textId="77777777" w:rsidTr="496A8A7E">
        <w:trPr>
          <w:trHeight w:val="923"/>
        </w:trPr>
        <w:tc>
          <w:tcPr>
            <w:tcW w:w="5098" w:type="dxa"/>
            <w:gridSpan w:val="2"/>
          </w:tcPr>
          <w:p w14:paraId="0A37501D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052722" w14:textId="0B69C106" w:rsidR="00E7292F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Name &amp; address of client: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A4956">
              <w:rPr>
                <w:rFonts w:ascii="Arial" w:hAnsi="Arial" w:cs="Arial"/>
                <w:b/>
                <w:sz w:val="20"/>
                <w:szCs w:val="20"/>
              </w:rPr>
              <w:t>Fiona Welch</w:t>
            </w:r>
          </w:p>
          <w:p w14:paraId="70837CA3" w14:textId="3966CD9F" w:rsidR="00954CC7" w:rsidRPr="00E7292F" w:rsidRDefault="00E7292F" w:rsidP="00AD2251">
            <w:pPr>
              <w:rPr>
                <w:rFonts w:ascii="Arial" w:hAnsi="Arial" w:cs="Arial"/>
                <w:sz w:val="20"/>
                <w:szCs w:val="20"/>
              </w:rPr>
            </w:pPr>
            <w:r w:rsidRPr="00E7292F">
              <w:rPr>
                <w:rFonts w:ascii="Arial" w:hAnsi="Arial" w:cs="Arial"/>
                <w:sz w:val="20"/>
                <w:szCs w:val="20"/>
              </w:rPr>
              <w:t>Dundee City Council, Executive Director of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A4956">
              <w:rPr>
                <w:rFonts w:ascii="Arial" w:hAnsi="Arial" w:cs="Arial"/>
                <w:sz w:val="20"/>
                <w:szCs w:val="20"/>
              </w:rPr>
              <w:t>Neighbourhood Services</w:t>
            </w:r>
          </w:p>
          <w:p w14:paraId="5DAB6C7B" w14:textId="77777777" w:rsidR="00B7137D" w:rsidRDefault="00B7137D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27D767" w14:textId="7F1F5C26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 Officer</w:t>
            </w:r>
            <w:r w:rsidRPr="00475CBC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2A495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815D3">
              <w:rPr>
                <w:rFonts w:ascii="Arial" w:hAnsi="Arial" w:cs="Arial"/>
                <w:b/>
                <w:sz w:val="20"/>
                <w:szCs w:val="20"/>
              </w:rPr>
              <w:t>Design engineer (DCC)</w:t>
            </w:r>
          </w:p>
          <w:p w14:paraId="3FA47A8E" w14:textId="0A0070E4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Department: </w:t>
            </w:r>
            <w:r w:rsidR="005815D3">
              <w:rPr>
                <w:rFonts w:ascii="Arial" w:hAnsi="Arial" w:cs="Arial"/>
                <w:b/>
                <w:sz w:val="20"/>
                <w:szCs w:val="20"/>
              </w:rPr>
              <w:t>DCC RMP</w:t>
            </w:r>
          </w:p>
          <w:p w14:paraId="332D6805" w14:textId="70DC2034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Telephone: </w:t>
            </w:r>
            <w:r w:rsidR="005815D3">
              <w:rPr>
                <w:rFonts w:ascii="Arial" w:hAnsi="Arial" w:cs="Arial"/>
                <w:b/>
                <w:sz w:val="20"/>
                <w:szCs w:val="20"/>
              </w:rPr>
              <w:t xml:space="preserve">phone number of </w:t>
            </w:r>
            <w:proofErr w:type="gramStart"/>
            <w:r w:rsidR="005815D3">
              <w:rPr>
                <w:rFonts w:ascii="Arial" w:hAnsi="Arial" w:cs="Arial"/>
                <w:b/>
                <w:sz w:val="20"/>
                <w:szCs w:val="20"/>
              </w:rPr>
              <w:t>engineer</w:t>
            </w:r>
            <w:proofErr w:type="gramEnd"/>
          </w:p>
          <w:p w14:paraId="598CCBBB" w14:textId="6843E6E0" w:rsidR="00954CC7" w:rsidRDefault="00954CC7" w:rsidP="00AD22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email:</w:t>
            </w:r>
            <w:r w:rsidR="005815D3">
              <w:rPr>
                <w:rFonts w:ascii="Arial" w:hAnsi="Arial" w:cs="Arial"/>
                <w:b/>
                <w:sz w:val="20"/>
                <w:szCs w:val="20"/>
              </w:rPr>
              <w:t xml:space="preserve"> Email engineer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02EB378F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87" w:type="dxa"/>
          </w:tcPr>
          <w:p w14:paraId="6A05A809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5E9C8C" w14:textId="11D84A9A" w:rsidR="00E7292F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Designer (if not client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):        </w:t>
            </w:r>
          </w:p>
          <w:p w14:paraId="1D342720" w14:textId="77777777" w:rsidR="00954CC7" w:rsidRPr="00E7292F" w:rsidRDefault="00E7292F" w:rsidP="00AD2251">
            <w:pPr>
              <w:rPr>
                <w:rFonts w:ascii="Arial" w:hAnsi="Arial" w:cs="Arial"/>
                <w:sz w:val="20"/>
                <w:szCs w:val="20"/>
              </w:rPr>
            </w:pPr>
            <w:r w:rsidRPr="00E7292F">
              <w:rPr>
                <w:rFonts w:ascii="Arial" w:hAnsi="Arial" w:cs="Arial"/>
                <w:sz w:val="20"/>
                <w:szCs w:val="20"/>
              </w:rPr>
              <w:t>on behalf of Head of ……….</w:t>
            </w:r>
            <w:r w:rsidR="00954CC7" w:rsidRPr="00E7292F">
              <w:rPr>
                <w:rFonts w:ascii="Arial" w:hAnsi="Arial" w:cs="Arial"/>
                <w:sz w:val="20"/>
                <w:szCs w:val="20"/>
              </w:rPr>
              <w:t xml:space="preserve">                    </w:t>
            </w:r>
          </w:p>
          <w:p w14:paraId="631DAD99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Telephone:                      </w:t>
            </w:r>
          </w:p>
          <w:p w14:paraId="37CE1787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email: </w:t>
            </w:r>
          </w:p>
          <w:p w14:paraId="7060C8C4" w14:textId="7302F996" w:rsidR="00954CC7" w:rsidRPr="00E7292F" w:rsidRDefault="00E7292F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7292F">
              <w:rPr>
                <w:rFonts w:ascii="Arial" w:hAnsi="Arial" w:cs="Arial"/>
                <w:b/>
                <w:sz w:val="20"/>
                <w:szCs w:val="20"/>
              </w:rPr>
              <w:t>CDM Principal Designer (if required</w:t>
            </w:r>
            <w:proofErr w:type="gramStart"/>
            <w:r w:rsidRPr="00E7292F">
              <w:rPr>
                <w:rFonts w:ascii="Arial" w:hAnsi="Arial" w:cs="Arial"/>
                <w:b/>
                <w:sz w:val="20"/>
                <w:szCs w:val="20"/>
              </w:rPr>
              <w:t>):</w:t>
            </w:r>
            <w:r w:rsidR="00101DCB">
              <w:rPr>
                <w:rFonts w:ascii="Arial" w:hAnsi="Arial" w:cs="Arial"/>
                <w:b/>
                <w:sz w:val="20"/>
                <w:szCs w:val="20"/>
              </w:rPr>
              <w:t>Duog</w:t>
            </w:r>
            <w:proofErr w:type="gramEnd"/>
            <w:r w:rsidR="00101DCB">
              <w:rPr>
                <w:rFonts w:ascii="Arial" w:hAnsi="Arial" w:cs="Arial"/>
                <w:b/>
                <w:sz w:val="20"/>
                <w:szCs w:val="20"/>
              </w:rPr>
              <w:t xml:space="preserve"> Farnan</w:t>
            </w:r>
          </w:p>
          <w:p w14:paraId="41E04CC2" w14:textId="7BD87823" w:rsidR="00E7292F" w:rsidRPr="00AD2251" w:rsidRDefault="00E7292F" w:rsidP="00F077BB">
            <w:pPr>
              <w:rPr>
                <w:rFonts w:ascii="Arial" w:hAnsi="Arial" w:cs="Arial"/>
                <w:sz w:val="20"/>
                <w:szCs w:val="20"/>
              </w:rPr>
            </w:pPr>
            <w:r w:rsidRPr="00E7292F">
              <w:rPr>
                <w:rFonts w:ascii="Arial" w:hAnsi="Arial" w:cs="Arial"/>
                <w:sz w:val="20"/>
                <w:szCs w:val="20"/>
              </w:rPr>
              <w:t xml:space="preserve">on behalf of Head of </w:t>
            </w:r>
            <w:r w:rsidR="00101DCB">
              <w:rPr>
                <w:rFonts w:ascii="Arial" w:hAnsi="Arial" w:cs="Arial"/>
                <w:sz w:val="20"/>
                <w:szCs w:val="20"/>
              </w:rPr>
              <w:t>Design and Property</w:t>
            </w:r>
            <w:r w:rsidRPr="00E7292F"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</w:p>
        </w:tc>
      </w:tr>
      <w:tr w:rsidR="00954CC7" w14:paraId="29D1AFBE" w14:textId="77777777" w:rsidTr="496A8A7E">
        <w:trPr>
          <w:trHeight w:val="482"/>
        </w:trPr>
        <w:tc>
          <w:tcPr>
            <w:tcW w:w="5098" w:type="dxa"/>
            <w:gridSpan w:val="2"/>
            <w:vAlign w:val="center"/>
          </w:tcPr>
          <w:p w14:paraId="47F32AC3" w14:textId="07E9DC4D" w:rsidR="00954CC7" w:rsidRDefault="00A62002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 ref or Work/GVA order:</w:t>
            </w:r>
            <w:r w:rsidR="00101DC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87" w:type="dxa"/>
            <w:vAlign w:val="center"/>
          </w:tcPr>
          <w:p w14:paraId="02168E8E" w14:textId="5D91F2AD" w:rsidR="00954CC7" w:rsidRDefault="00954CC7" w:rsidP="00290F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Project Number</w:t>
            </w:r>
            <w:r w:rsidR="005815D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</w:tr>
      <w:tr w:rsidR="00954CC7" w14:paraId="34C9FFB8" w14:textId="77777777" w:rsidTr="496A8A7E">
        <w:tc>
          <w:tcPr>
            <w:tcW w:w="10485" w:type="dxa"/>
            <w:gridSpan w:val="3"/>
          </w:tcPr>
          <w:p w14:paraId="5A39BBE3" w14:textId="77777777" w:rsidR="00954CC7" w:rsidRDefault="00954CC7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1BFA9D" w14:textId="77777777" w:rsidR="00E7292F" w:rsidRDefault="00954CC7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Contractor/Principal Contractor:    </w:t>
            </w:r>
          </w:p>
          <w:p w14:paraId="5444A4D4" w14:textId="77777777" w:rsidR="00954CC7" w:rsidRPr="00F077BB" w:rsidRDefault="00E7292F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Address:</w:t>
            </w:r>
            <w:r w:rsidR="00954CC7" w:rsidRPr="00F077BB">
              <w:rPr>
                <w:rFonts w:ascii="Arial" w:hAnsi="Arial" w:cs="Arial"/>
                <w:b/>
                <w:sz w:val="20"/>
                <w:szCs w:val="20"/>
              </w:rPr>
              <w:t xml:space="preserve">                      </w:t>
            </w:r>
          </w:p>
          <w:p w14:paraId="50D9F07A" w14:textId="77777777" w:rsidR="00954CC7" w:rsidRPr="00F077BB" w:rsidRDefault="00954CC7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>Contact:</w:t>
            </w:r>
          </w:p>
          <w:p w14:paraId="1A783068" w14:textId="77777777" w:rsidR="00954CC7" w:rsidRPr="00F077BB" w:rsidRDefault="00954CC7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Telephone:                      </w:t>
            </w:r>
          </w:p>
          <w:p w14:paraId="685906E6" w14:textId="77777777" w:rsidR="00954CC7" w:rsidRDefault="00954CC7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>email:</w:t>
            </w:r>
          </w:p>
          <w:p w14:paraId="41C8F396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54CC7" w14:paraId="343B694D" w14:textId="77777777" w:rsidTr="496A8A7E">
        <w:tc>
          <w:tcPr>
            <w:tcW w:w="10485" w:type="dxa"/>
            <w:gridSpan w:val="3"/>
          </w:tcPr>
          <w:p w14:paraId="2EE2751A" w14:textId="77777777" w:rsidR="00954CC7" w:rsidRPr="008D438E" w:rsidRDefault="00954CC7" w:rsidP="00AD22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Project Address: </w:t>
            </w:r>
          </w:p>
          <w:p w14:paraId="47AAC110" w14:textId="77777777" w:rsidR="00954CC7" w:rsidRPr="00A62002" w:rsidRDefault="00A62002" w:rsidP="00AD2251">
            <w:pPr>
              <w:rPr>
                <w:rFonts w:ascii="Arial" w:hAnsi="Arial" w:cs="Arial"/>
                <w:sz w:val="20"/>
                <w:szCs w:val="20"/>
              </w:rPr>
            </w:pPr>
            <w:r w:rsidRPr="00A62002">
              <w:rPr>
                <w:rFonts w:ascii="Arial" w:hAnsi="Arial" w:cs="Arial"/>
                <w:sz w:val="20"/>
                <w:szCs w:val="20"/>
              </w:rPr>
              <w:t>(provide site plan, as appropriate)</w:t>
            </w:r>
          </w:p>
          <w:p w14:paraId="72A3D3EC" w14:textId="77777777" w:rsidR="00A62002" w:rsidRDefault="00A62002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4F9787" w14:textId="77777777" w:rsidR="00954CC7" w:rsidRPr="008D438E" w:rsidRDefault="00954CC7" w:rsidP="00AD22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Description of Work: </w:t>
            </w:r>
          </w:p>
          <w:p w14:paraId="0D0B940D" w14:textId="77777777" w:rsidR="00427C66" w:rsidRDefault="00427C66" w:rsidP="00AD225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27B00A" w14:textId="77777777" w:rsidR="00427C66" w:rsidRDefault="00427C66" w:rsidP="00AD225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061E4C" w14:textId="77777777" w:rsidR="00427C66" w:rsidRDefault="00427C66" w:rsidP="00AD225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94D5A5" w14:textId="77777777" w:rsidR="00954CC7" w:rsidRDefault="00954CC7" w:rsidP="00427C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56B9AB" w14:textId="77777777" w:rsidR="00427C66" w:rsidRDefault="00427C66" w:rsidP="00427C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FB0818" w14:textId="77777777" w:rsidR="00427C66" w:rsidRDefault="00427C66" w:rsidP="00427C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9F31CB" w14:textId="77777777" w:rsidR="00427C66" w:rsidRDefault="00427C66" w:rsidP="00427C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128261" w14:textId="77777777" w:rsidR="00427C66" w:rsidRPr="00AD2251" w:rsidRDefault="00427C66" w:rsidP="00427C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CC7" w14:paraId="0C4EA3D8" w14:textId="77777777" w:rsidTr="496A8A7E">
        <w:tc>
          <w:tcPr>
            <w:tcW w:w="5098" w:type="dxa"/>
            <w:gridSpan w:val="2"/>
            <w:tcBorders>
              <w:right w:val="nil"/>
            </w:tcBorders>
          </w:tcPr>
          <w:p w14:paraId="276E2BD4" w14:textId="77777777" w:rsidR="00954CC7" w:rsidRDefault="00954CC7" w:rsidP="00475C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Proposed Timescales</w:t>
            </w:r>
            <w:r w:rsidRPr="00615967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Start -   </w:t>
            </w:r>
          </w:p>
          <w:p w14:paraId="62486C05" w14:textId="77777777" w:rsidR="00954CC7" w:rsidRDefault="00954CC7" w:rsidP="00475C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nil"/>
            </w:tcBorders>
          </w:tcPr>
          <w:p w14:paraId="62B1F5AC" w14:textId="77777777" w:rsidR="00954CC7" w:rsidRPr="00AD2251" w:rsidRDefault="00954CC7" w:rsidP="00475C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Finish –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427C66" w14:paraId="08C485AF" w14:textId="77777777" w:rsidTr="496A8A7E">
        <w:tc>
          <w:tcPr>
            <w:tcW w:w="10485" w:type="dxa"/>
            <w:gridSpan w:val="3"/>
          </w:tcPr>
          <w:p w14:paraId="3670BFE8" w14:textId="77777777" w:rsidR="00427C66" w:rsidRPr="00615967" w:rsidRDefault="00E7292F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Occupier/tenant</w:t>
            </w:r>
            <w:r w:rsidR="00A62002">
              <w:rPr>
                <w:rFonts w:ascii="Arial" w:hAnsi="Arial" w:cs="Arial"/>
                <w:b/>
                <w:sz w:val="20"/>
                <w:szCs w:val="20"/>
              </w:rPr>
              <w:t>/owner</w:t>
            </w:r>
            <w:r w:rsidR="00427C66">
              <w:rPr>
                <w:rFonts w:ascii="Arial" w:hAnsi="Arial" w:cs="Arial"/>
                <w:b/>
                <w:sz w:val="20"/>
                <w:szCs w:val="20"/>
              </w:rPr>
              <w:t xml:space="preserve"> on-site </w:t>
            </w:r>
            <w:r w:rsidR="00427C66" w:rsidRPr="00615967">
              <w:rPr>
                <w:rFonts w:ascii="Arial" w:hAnsi="Arial" w:cs="Arial"/>
                <w:b/>
                <w:sz w:val="20"/>
                <w:szCs w:val="20"/>
              </w:rPr>
              <w:t>and their contact details:</w:t>
            </w:r>
            <w:r w:rsidR="00427C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1099D6F6" w14:textId="77777777" w:rsidR="00427C66" w:rsidRPr="00B93802" w:rsidRDefault="00B93802" w:rsidP="005F700F">
            <w:pPr>
              <w:rPr>
                <w:rFonts w:ascii="Arial" w:hAnsi="Arial" w:cs="Arial"/>
                <w:sz w:val="20"/>
                <w:szCs w:val="20"/>
              </w:rPr>
            </w:pPr>
            <w:r w:rsidRPr="00B93802">
              <w:rPr>
                <w:rFonts w:ascii="Arial" w:hAnsi="Arial" w:cs="Arial"/>
                <w:sz w:val="20"/>
                <w:szCs w:val="20"/>
              </w:rPr>
              <w:t>(check potentially violent persons database)</w:t>
            </w:r>
          </w:p>
          <w:p w14:paraId="4101652C" w14:textId="77777777" w:rsidR="00427C66" w:rsidRDefault="00427C66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99056E" w14:textId="77777777" w:rsidR="00427C66" w:rsidRDefault="00427C66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99C43A" w14:textId="77777777" w:rsidR="00427C66" w:rsidRDefault="00427C66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DBEF00" w14:textId="77777777" w:rsidR="00BA28E3" w:rsidRDefault="00BA28E3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8E3" w14:paraId="29404FFD" w14:textId="77777777" w:rsidTr="496A8A7E">
        <w:tc>
          <w:tcPr>
            <w:tcW w:w="10485" w:type="dxa"/>
            <w:gridSpan w:val="3"/>
          </w:tcPr>
          <w:p w14:paraId="7078FA42" w14:textId="77777777" w:rsidR="00BA28E3" w:rsidRDefault="00BA28E3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Arrangements for security of the site:</w:t>
            </w:r>
          </w:p>
          <w:p w14:paraId="3461D779" w14:textId="77777777" w:rsidR="00BA28E3" w:rsidRDefault="00BA28E3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F2D8B6" w14:textId="77777777" w:rsidR="00C641BD" w:rsidRDefault="00C641BD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B78278" w14:textId="77777777" w:rsidR="00C641BD" w:rsidRDefault="00C641BD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94E4A9" w14:textId="77777777" w:rsidR="00BA28E3" w:rsidRDefault="00C641BD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Out of hours contact details:</w:t>
            </w:r>
          </w:p>
          <w:p w14:paraId="177FD85E" w14:textId="77777777" w:rsidR="00C641BD" w:rsidRPr="00A62002" w:rsidRDefault="00A62002" w:rsidP="00427C66">
            <w:pPr>
              <w:rPr>
                <w:rFonts w:ascii="Arial" w:hAnsi="Arial" w:cs="Arial"/>
                <w:sz w:val="20"/>
                <w:szCs w:val="20"/>
              </w:rPr>
            </w:pPr>
            <w:r w:rsidRPr="00A62002">
              <w:rPr>
                <w:rFonts w:ascii="Arial" w:hAnsi="Arial" w:cs="Arial"/>
                <w:sz w:val="20"/>
                <w:szCs w:val="20"/>
              </w:rPr>
              <w:t>(client to advise)</w:t>
            </w:r>
          </w:p>
          <w:p w14:paraId="1FC39945" w14:textId="77777777" w:rsidR="00A62002" w:rsidRDefault="00A62002" w:rsidP="00427C6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54CC7" w14:paraId="76E40CBD" w14:textId="77777777" w:rsidTr="496A8A7E">
        <w:tc>
          <w:tcPr>
            <w:tcW w:w="10485" w:type="dxa"/>
            <w:gridSpan w:val="3"/>
          </w:tcPr>
          <w:p w14:paraId="1AB1556C" w14:textId="77777777" w:rsidR="00954CC7" w:rsidRDefault="00954CC7" w:rsidP="005F70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Onsite Welfare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Facilities </w:t>
            </w:r>
            <w:r w:rsidR="005A3200">
              <w:rPr>
                <w:rFonts w:ascii="Arial" w:hAnsi="Arial" w:cs="Arial"/>
                <w:b/>
                <w:sz w:val="20"/>
                <w:szCs w:val="20"/>
              </w:rPr>
              <w:t>:</w:t>
            </w:r>
            <w:proofErr w:type="gramEnd"/>
            <w:r w:rsidRPr="00475CB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562CB0E" w14:textId="77777777" w:rsidR="005A3200" w:rsidRDefault="005A3200" w:rsidP="005F700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9A5936" w14:textId="77777777" w:rsidR="00954CC7" w:rsidRDefault="00954CC7" w:rsidP="005F700F">
            <w:pPr>
              <w:rPr>
                <w:rFonts w:ascii="Arial" w:hAnsi="Arial" w:cs="Arial"/>
                <w:sz w:val="20"/>
                <w:szCs w:val="20"/>
              </w:rPr>
            </w:pPr>
            <w:r w:rsidRPr="00D45BD7">
              <w:rPr>
                <w:rFonts w:ascii="Arial" w:hAnsi="Arial" w:cs="Arial"/>
                <w:b/>
                <w:sz w:val="20"/>
                <w:szCs w:val="20"/>
              </w:rPr>
              <w:t>Toilet: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00ED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Yes/No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>Washing Facilities</w:t>
            </w:r>
            <w:r>
              <w:rPr>
                <w:rFonts w:ascii="Arial" w:hAnsi="Arial" w:cs="Arial"/>
                <w:sz w:val="20"/>
                <w:szCs w:val="20"/>
              </w:rPr>
              <w:t xml:space="preserve"> (hot and cold water):  Yes/No</w:t>
            </w:r>
            <w:r w:rsidRPr="00475CB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D45BD7">
              <w:rPr>
                <w:rFonts w:ascii="Arial" w:hAnsi="Arial" w:cs="Arial"/>
                <w:b/>
                <w:sz w:val="20"/>
                <w:szCs w:val="20"/>
              </w:rPr>
              <w:t>Rest Facilities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   </w:t>
            </w:r>
            <w:r w:rsidRPr="0062186E">
              <w:rPr>
                <w:rFonts w:ascii="Arial" w:hAnsi="Arial" w:cs="Arial"/>
                <w:sz w:val="20"/>
                <w:szCs w:val="20"/>
              </w:rPr>
              <w:t>Yes/No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4CE0A41" w14:textId="77777777" w:rsidR="005A3200" w:rsidRDefault="005A3200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A71413" w14:textId="77777777" w:rsidR="00954CC7" w:rsidRDefault="00954CC7" w:rsidP="005F700F">
            <w:pPr>
              <w:rPr>
                <w:rFonts w:ascii="Arial" w:hAnsi="Arial" w:cs="Arial"/>
                <w:sz w:val="20"/>
                <w:szCs w:val="20"/>
              </w:rPr>
            </w:pPr>
            <w:r w:rsidRPr="002454F8">
              <w:rPr>
                <w:rFonts w:ascii="Arial" w:hAnsi="Arial" w:cs="Arial"/>
                <w:b/>
                <w:sz w:val="20"/>
                <w:szCs w:val="20"/>
              </w:rPr>
              <w:t>Mains Drinking Water:</w:t>
            </w:r>
            <w:r>
              <w:rPr>
                <w:rFonts w:ascii="Arial" w:hAnsi="Arial" w:cs="Arial"/>
                <w:sz w:val="20"/>
                <w:szCs w:val="20"/>
              </w:rPr>
              <w:t xml:space="preserve">  Yes/No    </w:t>
            </w:r>
            <w:r w:rsidRPr="002454F8">
              <w:rPr>
                <w:rFonts w:ascii="Arial" w:hAnsi="Arial" w:cs="Arial"/>
                <w:b/>
                <w:sz w:val="20"/>
                <w:szCs w:val="20"/>
              </w:rPr>
              <w:t>Heated Changing Room:</w:t>
            </w:r>
            <w:r>
              <w:rPr>
                <w:rFonts w:ascii="Arial" w:hAnsi="Arial" w:cs="Arial"/>
                <w:sz w:val="20"/>
                <w:szCs w:val="20"/>
              </w:rPr>
              <w:t xml:space="preserve">  Yes/No</w:t>
            </w:r>
          </w:p>
          <w:p w14:paraId="62EBF3C5" w14:textId="77777777" w:rsidR="00954CC7" w:rsidRDefault="00954CC7" w:rsidP="005F70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C27D8D" w14:textId="77777777" w:rsidR="00954CC7" w:rsidRPr="005A3200" w:rsidRDefault="00954CC7" w:rsidP="00954CC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Please note: </w:t>
            </w:r>
            <w:r w:rsidRPr="00954CC7">
              <w:rPr>
                <w:rFonts w:ascii="Arial" w:hAnsi="Arial" w:cs="Arial"/>
                <w:sz w:val="20"/>
                <w:szCs w:val="20"/>
              </w:rPr>
              <w:t xml:space="preserve">any question answered </w:t>
            </w:r>
            <w:r w:rsidRPr="002B5F83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954CC7">
              <w:rPr>
                <w:rFonts w:ascii="Arial" w:hAnsi="Arial" w:cs="Arial"/>
                <w:sz w:val="20"/>
                <w:szCs w:val="20"/>
              </w:rPr>
              <w:t xml:space="preserve">, is a matter for </w:t>
            </w:r>
            <w:r w:rsidR="00690878">
              <w:rPr>
                <w:rFonts w:ascii="Arial" w:hAnsi="Arial" w:cs="Arial"/>
                <w:sz w:val="20"/>
                <w:szCs w:val="20"/>
              </w:rPr>
              <w:t xml:space="preserve">the contractor to include in </w:t>
            </w:r>
            <w:r w:rsidR="00690878" w:rsidRPr="00690878">
              <w:rPr>
                <w:rFonts w:ascii="Arial" w:hAnsi="Arial" w:cs="Arial"/>
                <w:b/>
                <w:sz w:val="20"/>
                <w:szCs w:val="20"/>
              </w:rPr>
              <w:t>2.0</w:t>
            </w:r>
            <w:r w:rsidRPr="00690878">
              <w:rPr>
                <w:rFonts w:ascii="Arial" w:hAnsi="Arial" w:cs="Arial"/>
                <w:b/>
                <w:sz w:val="20"/>
                <w:szCs w:val="20"/>
              </w:rPr>
              <w:t xml:space="preserve"> Construction Phase Plan</w:t>
            </w:r>
          </w:p>
        </w:tc>
      </w:tr>
    </w:tbl>
    <w:p w14:paraId="6D98A12B" w14:textId="77777777" w:rsidR="00721739" w:rsidRDefault="00721739" w:rsidP="00F37F86">
      <w:pPr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9067"/>
        <w:gridCol w:w="1418"/>
      </w:tblGrid>
      <w:tr w:rsidR="00E20EF7" w:rsidRPr="00615967" w14:paraId="6CDF86F7" w14:textId="77777777" w:rsidTr="496A8A7E">
        <w:trPr>
          <w:jc w:val="center"/>
        </w:trPr>
        <w:tc>
          <w:tcPr>
            <w:tcW w:w="9067" w:type="dxa"/>
          </w:tcPr>
          <w:p w14:paraId="55FAE2F7" w14:textId="77777777" w:rsidR="00E20EF7" w:rsidRPr="00427C66" w:rsidRDefault="00A90C2C" w:rsidP="00427C66">
            <w:pPr>
              <w:pStyle w:val="ListParagraph"/>
              <w:numPr>
                <w:ilvl w:val="1"/>
                <w:numId w:val="13"/>
              </w:num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Project specific hazards</w:t>
            </w:r>
          </w:p>
          <w:p w14:paraId="13E28FE3" w14:textId="77777777" w:rsidR="00E20EF7" w:rsidRPr="00C641BD" w:rsidRDefault="00E20EF7" w:rsidP="00C641B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7137D">
              <w:rPr>
                <w:rFonts w:ascii="Arial" w:hAnsi="Arial" w:cs="Arial"/>
                <w:b/>
                <w:sz w:val="20"/>
                <w:szCs w:val="20"/>
              </w:rPr>
              <w:t xml:space="preserve">Client to highlight </w:t>
            </w:r>
            <w:r>
              <w:rPr>
                <w:rFonts w:ascii="Arial" w:hAnsi="Arial" w:cs="Arial"/>
                <w:b/>
                <w:sz w:val="20"/>
                <w:szCs w:val="20"/>
              </w:rPr>
              <w:t>site hazards</w:t>
            </w:r>
            <w:r w:rsidRPr="00B7137D">
              <w:rPr>
                <w:rFonts w:ascii="Arial" w:hAnsi="Arial" w:cs="Arial"/>
                <w:b/>
                <w:sz w:val="20"/>
                <w:szCs w:val="20"/>
              </w:rPr>
              <w:t xml:space="preserve"> and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provide details under headings. Note that this is </w:t>
            </w:r>
            <w:r w:rsidRPr="00E20EF7">
              <w:rPr>
                <w:rFonts w:ascii="Arial" w:hAnsi="Arial" w:cs="Arial"/>
                <w:b/>
                <w:sz w:val="20"/>
                <w:szCs w:val="20"/>
                <w:u w:val="single"/>
              </w:rPr>
              <w:t>no</w:t>
            </w:r>
            <w:r>
              <w:rPr>
                <w:rFonts w:ascii="Arial" w:hAnsi="Arial" w:cs="Arial"/>
                <w:b/>
                <w:sz w:val="20"/>
                <w:szCs w:val="20"/>
              </w:rPr>
              <w:t>t an exhaustive list</w:t>
            </w:r>
          </w:p>
          <w:p w14:paraId="332380A9" w14:textId="77777777" w:rsidR="00E20EF7" w:rsidRPr="00B7137D" w:rsidRDefault="00E20EF7" w:rsidP="00C641B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Where appropriate, Client to </w:t>
            </w:r>
            <w:r w:rsidRPr="00B7137D">
              <w:rPr>
                <w:rFonts w:ascii="Arial" w:hAnsi="Arial" w:cs="Arial"/>
                <w:b/>
                <w:sz w:val="20"/>
                <w:szCs w:val="20"/>
              </w:rPr>
              <w:t>provide existing Health &amp; Safety File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51198A9" w14:textId="77777777" w:rsidR="00E20EF7" w:rsidRPr="00615967" w:rsidRDefault="00E20EF7" w:rsidP="00B25D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Contractors RAMS reference</w:t>
            </w:r>
          </w:p>
        </w:tc>
      </w:tr>
      <w:tr w:rsidR="00E20EF7" w:rsidRPr="003C2575" w14:paraId="382E4C97" w14:textId="77777777" w:rsidTr="496A8A7E">
        <w:trPr>
          <w:jc w:val="center"/>
        </w:trPr>
        <w:tc>
          <w:tcPr>
            <w:tcW w:w="9067" w:type="dxa"/>
          </w:tcPr>
          <w:p w14:paraId="2D243C11" w14:textId="77777777" w:rsidR="00E20EF7" w:rsidRPr="0085299C" w:rsidRDefault="00E20EF7" w:rsidP="0085299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Working at</w:t>
            </w:r>
            <w:r w:rsidRPr="00CA3DC2">
              <w:rPr>
                <w:rFonts w:ascii="Arial" w:hAnsi="Arial" w:cs="Arial"/>
                <w:b/>
                <w:sz w:val="20"/>
                <w:szCs w:val="20"/>
              </w:rPr>
              <w:t xml:space="preserve"> height</w:t>
            </w:r>
          </w:p>
          <w:p w14:paraId="7E61E893" w14:textId="77777777" w:rsidR="00E20EF7" w:rsidRPr="00FD2BA8" w:rsidRDefault="00A544AB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0EF7" w:rsidRPr="00FD2BA8">
              <w:rPr>
                <w:rFonts w:ascii="Arial" w:hAnsi="Arial" w:cs="Arial"/>
                <w:sz w:val="16"/>
                <w:szCs w:val="16"/>
              </w:rPr>
              <w:t>fragile roof materials, skylights or roof edges</w:t>
            </w:r>
          </w:p>
          <w:p w14:paraId="2946DB82" w14:textId="77777777" w:rsidR="00E20EF7" w:rsidRDefault="00E20EF7" w:rsidP="00E20EF7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  <w:p w14:paraId="5997CC1D" w14:textId="77777777" w:rsidR="00E20EF7" w:rsidRPr="00E20EF7" w:rsidRDefault="00E20EF7" w:rsidP="00E20EF7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110FFD37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70315FAB" w14:textId="77777777" w:rsidTr="496A8A7E">
        <w:trPr>
          <w:jc w:val="center"/>
        </w:trPr>
        <w:tc>
          <w:tcPr>
            <w:tcW w:w="9067" w:type="dxa"/>
          </w:tcPr>
          <w:p w14:paraId="271DE999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A3DC2">
              <w:rPr>
                <w:rFonts w:ascii="Arial" w:hAnsi="Arial" w:cs="Arial"/>
                <w:b/>
                <w:sz w:val="20"/>
                <w:szCs w:val="20"/>
              </w:rPr>
              <w:t>Slips trips &amp; falls</w:t>
            </w:r>
          </w:p>
          <w:p w14:paraId="4E96D471" w14:textId="77777777" w:rsidR="00E20EF7" w:rsidRDefault="00A544AB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0EF7">
              <w:rPr>
                <w:rFonts w:ascii="Arial" w:hAnsi="Arial" w:cs="Arial"/>
                <w:sz w:val="16"/>
                <w:szCs w:val="16"/>
              </w:rPr>
              <w:t>any unusual slip or</w:t>
            </w:r>
            <w:r w:rsidR="00E20EF7" w:rsidRPr="00FB5B50">
              <w:rPr>
                <w:rFonts w:ascii="Arial" w:hAnsi="Arial" w:cs="Arial"/>
                <w:sz w:val="16"/>
                <w:szCs w:val="16"/>
              </w:rPr>
              <w:t xml:space="preserve"> trip</w:t>
            </w:r>
            <w:r w:rsidR="00E20EF7">
              <w:rPr>
                <w:rFonts w:ascii="Arial" w:hAnsi="Arial" w:cs="Arial"/>
                <w:sz w:val="16"/>
                <w:szCs w:val="16"/>
              </w:rPr>
              <w:t xml:space="preserve"> hazards</w:t>
            </w:r>
          </w:p>
          <w:p w14:paraId="6B699379" w14:textId="77777777" w:rsidR="00E20EF7" w:rsidRDefault="00E20EF7" w:rsidP="00E20E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3FE9F23F" w14:textId="77777777" w:rsidR="00E20EF7" w:rsidRPr="00875560" w:rsidRDefault="00E20EF7" w:rsidP="00E20EF7">
            <w:pPr>
              <w:pStyle w:val="ListParagrap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1F72F646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474D75CD" w14:textId="77777777" w:rsidTr="496A8A7E">
        <w:trPr>
          <w:jc w:val="center"/>
        </w:trPr>
        <w:tc>
          <w:tcPr>
            <w:tcW w:w="9067" w:type="dxa"/>
          </w:tcPr>
          <w:p w14:paraId="35EDB263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CA3DC2">
              <w:rPr>
                <w:rFonts w:ascii="Arial" w:hAnsi="Arial" w:cs="Arial"/>
                <w:b/>
                <w:sz w:val="20"/>
                <w:szCs w:val="20"/>
              </w:rPr>
              <w:t>xcavations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services</w:t>
            </w:r>
          </w:p>
          <w:p w14:paraId="14C0778B" w14:textId="77777777" w:rsidR="00E20EF7" w:rsidRDefault="00A544AB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41804">
              <w:rPr>
                <w:rFonts w:ascii="Arial" w:hAnsi="Arial" w:cs="Arial"/>
                <w:sz w:val="16"/>
                <w:szCs w:val="16"/>
              </w:rPr>
              <w:t>underground/hidden pipes</w:t>
            </w:r>
            <w:r w:rsidR="00E20EF7">
              <w:rPr>
                <w:rFonts w:ascii="Arial" w:hAnsi="Arial" w:cs="Arial"/>
                <w:sz w:val="16"/>
                <w:szCs w:val="16"/>
              </w:rPr>
              <w:t>/cables, or c</w:t>
            </w:r>
            <w:r w:rsidR="00E20EF7" w:rsidRPr="00E20EF7">
              <w:rPr>
                <w:rFonts w:ascii="Arial" w:hAnsi="Arial" w:cs="Arial"/>
                <w:sz w:val="16"/>
                <w:szCs w:val="16"/>
              </w:rPr>
              <w:t>ontaminated land or known ground conditions</w:t>
            </w:r>
          </w:p>
          <w:p w14:paraId="08CE6F91" w14:textId="77777777" w:rsidR="00E20EF7" w:rsidRDefault="00E20EF7" w:rsidP="00E20E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61CDCEAD" w14:textId="77777777" w:rsidR="00E20EF7" w:rsidRPr="00E20EF7" w:rsidRDefault="00E20EF7" w:rsidP="00E20EF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BB9E253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57B8F6CC" w14:textId="77777777" w:rsidTr="496A8A7E">
        <w:trPr>
          <w:jc w:val="center"/>
        </w:trPr>
        <w:tc>
          <w:tcPr>
            <w:tcW w:w="9067" w:type="dxa"/>
          </w:tcPr>
          <w:p w14:paraId="44BB677C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A3DC2">
              <w:rPr>
                <w:rFonts w:ascii="Arial" w:hAnsi="Arial" w:cs="Arial"/>
                <w:b/>
                <w:sz w:val="20"/>
                <w:szCs w:val="20"/>
              </w:rPr>
              <w:t>Collapse of structures/materials</w:t>
            </w:r>
          </w:p>
          <w:p w14:paraId="46D7D6C0" w14:textId="77777777" w:rsidR="00E20EF7" w:rsidRDefault="00A544AB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0EF7">
              <w:rPr>
                <w:rFonts w:ascii="Arial" w:hAnsi="Arial" w:cs="Arial"/>
                <w:sz w:val="16"/>
                <w:szCs w:val="16"/>
              </w:rPr>
              <w:t>fragile surfaces or l</w:t>
            </w:r>
            <w:r w:rsidR="00E20EF7" w:rsidRPr="00E20EF7">
              <w:rPr>
                <w:rFonts w:ascii="Arial" w:hAnsi="Arial" w:cs="Arial"/>
                <w:sz w:val="16"/>
                <w:szCs w:val="16"/>
              </w:rPr>
              <w:t>oad bearing walls/beams/parts of structure that contractor needs to be aware of</w:t>
            </w:r>
          </w:p>
          <w:p w14:paraId="23DE523C" w14:textId="77777777" w:rsidR="00E20EF7" w:rsidRDefault="00E20EF7" w:rsidP="00E20E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52E56223" w14:textId="77777777" w:rsidR="00E20EF7" w:rsidRPr="00E20EF7" w:rsidRDefault="00E20EF7" w:rsidP="00E20EF7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07547A01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18BB4820" w14:textId="77777777" w:rsidTr="496A8A7E">
        <w:trPr>
          <w:jc w:val="center"/>
        </w:trPr>
        <w:tc>
          <w:tcPr>
            <w:tcW w:w="9067" w:type="dxa"/>
          </w:tcPr>
          <w:p w14:paraId="19BEE007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Health Hazards</w:t>
            </w:r>
          </w:p>
          <w:p w14:paraId="0006D5C9" w14:textId="77777777" w:rsidR="00E20EF7" w:rsidRDefault="00A544AB" w:rsidP="00FD2BA8">
            <w:pPr>
              <w:pStyle w:val="ListParagraph"/>
              <w:numPr>
                <w:ilvl w:val="0"/>
                <w:numId w:val="15"/>
              </w:numPr>
              <w:rPr>
                <w:ins w:id="1" w:author="Stewart Cheyne" w:date="2020-05-19T15:33:00Z"/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0EF7">
              <w:rPr>
                <w:rFonts w:ascii="Arial" w:hAnsi="Arial" w:cs="Arial"/>
                <w:sz w:val="16"/>
                <w:szCs w:val="16"/>
              </w:rPr>
              <w:t>any client activities that could be hazardous to the contractor. D</w:t>
            </w:r>
            <w:r w:rsidR="00E20EF7" w:rsidRPr="00E20EF7">
              <w:rPr>
                <w:rFonts w:ascii="Arial" w:hAnsi="Arial" w:cs="Arial"/>
                <w:sz w:val="16"/>
                <w:szCs w:val="16"/>
              </w:rPr>
              <w:t>ust or ventilation issues</w:t>
            </w:r>
          </w:p>
          <w:p w14:paraId="09283B58" w14:textId="77777777" w:rsidR="00156A3C" w:rsidRDefault="00156A3C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ins w:id="2" w:author="Stewart Cheyne" w:date="2020-05-19T15:34:00Z">
              <w:r>
                <w:rPr>
                  <w:rFonts w:ascii="Arial" w:hAnsi="Arial" w:cs="Arial"/>
                  <w:sz w:val="16"/>
                  <w:szCs w:val="16"/>
                </w:rPr>
                <w:t>COVID-19</w:t>
              </w:r>
            </w:ins>
            <w:ins w:id="3" w:author="Stewart Cheyne" w:date="2020-05-19T18:03:00Z">
              <w:r w:rsidR="00B8425C">
                <w:rPr>
                  <w:rFonts w:ascii="Arial" w:hAnsi="Arial" w:cs="Arial"/>
                  <w:sz w:val="16"/>
                  <w:szCs w:val="16"/>
                </w:rPr>
                <w:t xml:space="preserve">:  </w:t>
              </w:r>
              <w:r w:rsidR="00B8425C" w:rsidRPr="00B8425C">
                <w:rPr>
                  <w:rFonts w:ascii="Arial" w:hAnsi="Arial" w:cs="Arial"/>
                  <w:sz w:val="16"/>
                  <w:szCs w:val="16"/>
                </w:rPr>
                <w:t>The Construction Phase Plan to include risk assessments, method statements and procedures to protect all personnel working or attending site.</w:t>
              </w:r>
            </w:ins>
          </w:p>
          <w:p w14:paraId="5043CB0F" w14:textId="77777777" w:rsidR="00E20EF7" w:rsidRDefault="00E20EF7" w:rsidP="00E20E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07459315" w14:textId="77777777" w:rsidR="00E20EF7" w:rsidRPr="00E20EF7" w:rsidRDefault="00E20EF7" w:rsidP="00E20EF7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537F28F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720A9096" w14:textId="77777777" w:rsidTr="496A8A7E">
        <w:trPr>
          <w:jc w:val="center"/>
        </w:trPr>
        <w:tc>
          <w:tcPr>
            <w:tcW w:w="9067" w:type="dxa"/>
          </w:tcPr>
          <w:p w14:paraId="639AA2EB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Exposure to asbestos</w:t>
            </w:r>
          </w:p>
          <w:p w14:paraId="14C716EB" w14:textId="77777777" w:rsidR="00E20EF7" w:rsidRDefault="00E20EF7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Provide asbestos register and highlight location and type/condition of asbestos</w:t>
            </w:r>
          </w:p>
          <w:p w14:paraId="23BB3FD2" w14:textId="77777777" w:rsidR="00E20EF7" w:rsidRDefault="00E20EF7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Provide survey information</w:t>
            </w:r>
          </w:p>
          <w:p w14:paraId="6DFB9E20" w14:textId="77777777" w:rsidR="00FD2BA8" w:rsidRPr="00FD2BA8" w:rsidRDefault="00FD2BA8" w:rsidP="00FD2BA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70DF9E56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0F5A0857" w14:textId="77777777" w:rsidTr="496A8A7E">
        <w:trPr>
          <w:jc w:val="center"/>
        </w:trPr>
        <w:tc>
          <w:tcPr>
            <w:tcW w:w="9067" w:type="dxa"/>
          </w:tcPr>
          <w:p w14:paraId="3DCAB7A8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Risks to members of the public, building users and others</w:t>
            </w:r>
          </w:p>
          <w:p w14:paraId="6DDEE624" w14:textId="77777777" w:rsidR="00E20EF7" w:rsidRPr="00FD2BA8" w:rsidRDefault="00FD2BA8" w:rsidP="00FD2BA8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20EF7" w:rsidRPr="00FD2BA8">
              <w:rPr>
                <w:rFonts w:ascii="Arial" w:hAnsi="Arial" w:cs="Arial"/>
                <w:sz w:val="16"/>
                <w:szCs w:val="16"/>
              </w:rPr>
              <w:t>public/building users and access requirements</w:t>
            </w:r>
            <w:r w:rsidRPr="00FD2BA8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44E871BC" w14:textId="77777777" w:rsidR="00FD2BA8" w:rsidRDefault="00FD2BA8" w:rsidP="00FD2BA8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144A5D23" w14:textId="77777777" w:rsidR="00FD2BA8" w:rsidRPr="00FD2BA8" w:rsidRDefault="00FD2BA8" w:rsidP="00FD2BA8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738610EB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7AD3A5C0" w14:textId="77777777" w:rsidTr="496A8A7E">
        <w:trPr>
          <w:jc w:val="center"/>
        </w:trPr>
        <w:tc>
          <w:tcPr>
            <w:tcW w:w="9067" w:type="dxa"/>
          </w:tcPr>
          <w:p w14:paraId="20FD0B9C" w14:textId="77777777" w:rsidR="00E20EF7" w:rsidRPr="00FD2BA8" w:rsidRDefault="00E20EF7" w:rsidP="00FD2BA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Environmental policies</w:t>
            </w:r>
          </w:p>
          <w:p w14:paraId="1DCA4860" w14:textId="77777777" w:rsidR="00E20EF7" w:rsidRDefault="00FD2BA8" w:rsidP="00FD2BA8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l</w:t>
            </w:r>
            <w:r w:rsidR="00E20EF7">
              <w:rPr>
                <w:rFonts w:ascii="Arial" w:hAnsi="Arial" w:cs="Arial"/>
                <w:sz w:val="16"/>
                <w:szCs w:val="16"/>
              </w:rPr>
              <w:t>ocation of skips</w:t>
            </w:r>
          </w:p>
          <w:p w14:paraId="637805D2" w14:textId="77777777" w:rsidR="00FD2BA8" w:rsidRDefault="00FD2BA8" w:rsidP="00FD2BA8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463F29E8" w14:textId="77777777" w:rsidR="00FD2BA8" w:rsidRPr="00FD2BA8" w:rsidRDefault="00FD2BA8" w:rsidP="00FD2BA8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3B7B4B86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3025EB26" w14:textId="77777777" w:rsidTr="496A8A7E">
        <w:trPr>
          <w:jc w:val="center"/>
        </w:trPr>
        <w:tc>
          <w:tcPr>
            <w:tcW w:w="9067" w:type="dxa"/>
          </w:tcPr>
          <w:p w14:paraId="304356F9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Other</w:t>
            </w:r>
            <w:r w:rsidRPr="00615967">
              <w:rPr>
                <w:rFonts w:ascii="Arial" w:hAnsi="Arial" w:cs="Arial"/>
                <w:b/>
                <w:sz w:val="20"/>
                <w:szCs w:val="20"/>
              </w:rPr>
              <w:t xml:space="preserve"> dangers on site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that would not be readily known by contractor</w:t>
            </w:r>
            <w:r w:rsidR="00FD2BA8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="00FD2BA8">
              <w:rPr>
                <w:rFonts w:ascii="Arial" w:hAnsi="Arial" w:cs="Arial"/>
                <w:b/>
                <w:sz w:val="20"/>
                <w:szCs w:val="20"/>
              </w:rPr>
              <w:t>eg</w:t>
            </w:r>
            <w:proofErr w:type="spellEnd"/>
          </w:p>
          <w:p w14:paraId="68B3A6A1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Site rules and client permit to work systems</w:t>
            </w:r>
          </w:p>
          <w:p w14:paraId="374B6DBB" w14:textId="77777777" w:rsidR="00FD2BA8" w:rsidRDefault="00FD2BA8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 w:rsidRPr="00FD2BA8">
              <w:rPr>
                <w:rFonts w:ascii="Arial" w:hAnsi="Arial" w:cs="Arial"/>
                <w:sz w:val="16"/>
                <w:szCs w:val="16"/>
              </w:rPr>
              <w:t>Emerge</w:t>
            </w:r>
            <w:r>
              <w:rPr>
                <w:rFonts w:ascii="Arial" w:hAnsi="Arial" w:cs="Arial"/>
                <w:sz w:val="16"/>
                <w:szCs w:val="16"/>
              </w:rPr>
              <w:t>ncy fire evacuation procedures and</w:t>
            </w:r>
            <w:r w:rsidRPr="00FD2BA8">
              <w:rPr>
                <w:rFonts w:ascii="Arial" w:hAnsi="Arial" w:cs="Arial"/>
                <w:sz w:val="16"/>
                <w:szCs w:val="16"/>
              </w:rPr>
              <w:t xml:space="preserve"> fire assembly points</w:t>
            </w:r>
          </w:p>
          <w:p w14:paraId="4CF02F71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Emergency vehicle access requirements</w:t>
            </w:r>
          </w:p>
          <w:p w14:paraId="5AAC9C36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Confined spaces</w:t>
            </w:r>
          </w:p>
          <w:p w14:paraId="353ADBA2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Lighting levels</w:t>
            </w:r>
          </w:p>
          <w:p w14:paraId="24CCAF79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Height restrictions</w:t>
            </w:r>
          </w:p>
          <w:p w14:paraId="6796594A" w14:textId="77777777" w:rsidR="00E20EF7" w:rsidRDefault="00E20EF7" w:rsidP="00B25D74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Adjacent building/land use</w:t>
            </w:r>
          </w:p>
          <w:p w14:paraId="270B212D" w14:textId="77777777" w:rsidR="00E20EF7" w:rsidRPr="00FB5B50" w:rsidRDefault="00E20EF7" w:rsidP="000363F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Water courses, drainage issues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A0FF5F2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44AB" w:rsidRPr="003C2575" w14:paraId="1F4212EC" w14:textId="77777777" w:rsidTr="496A8A7E">
        <w:trPr>
          <w:jc w:val="center"/>
        </w:trPr>
        <w:tc>
          <w:tcPr>
            <w:tcW w:w="10485" w:type="dxa"/>
            <w:gridSpan w:val="2"/>
          </w:tcPr>
          <w:p w14:paraId="3DE606D4" w14:textId="77777777" w:rsidR="00A544AB" w:rsidRPr="00A544AB" w:rsidRDefault="00A544AB" w:rsidP="00A544AB">
            <w:pPr>
              <w:pStyle w:val="ListParagraph"/>
              <w:numPr>
                <w:ilvl w:val="1"/>
                <w:numId w:val="13"/>
              </w:numPr>
              <w:rPr>
                <w:rFonts w:ascii="Arial" w:hAnsi="Arial" w:cs="Arial"/>
                <w:b/>
                <w:sz w:val="28"/>
                <w:szCs w:val="28"/>
              </w:rPr>
            </w:pPr>
            <w:r w:rsidRPr="00A544AB">
              <w:rPr>
                <w:rFonts w:ascii="Arial" w:hAnsi="Arial" w:cs="Arial"/>
                <w:b/>
                <w:sz w:val="28"/>
                <w:szCs w:val="28"/>
              </w:rPr>
              <w:t>Additional information provided by client:</w:t>
            </w:r>
          </w:p>
          <w:p w14:paraId="45594E18" w14:textId="77777777" w:rsidR="00A544AB" w:rsidRPr="00A544AB" w:rsidRDefault="00A544AB" w:rsidP="00A544A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A544AB">
              <w:rPr>
                <w:rFonts w:ascii="Arial" w:hAnsi="Arial" w:cs="Arial"/>
                <w:sz w:val="20"/>
                <w:szCs w:val="20"/>
              </w:rPr>
              <w:t>g</w:t>
            </w:r>
            <w:proofErr w:type="spellEnd"/>
            <w:r w:rsidRPr="00A544AB">
              <w:rPr>
                <w:rFonts w:ascii="Arial" w:hAnsi="Arial" w:cs="Arial"/>
                <w:sz w:val="20"/>
                <w:szCs w:val="20"/>
              </w:rPr>
              <w:t xml:space="preserve"> other activities in the area which may affect the construction phase</w:t>
            </w:r>
          </w:p>
          <w:p w14:paraId="20532292" w14:textId="77777777" w:rsidR="002051C4" w:rsidRPr="00FD2854" w:rsidRDefault="002051C4" w:rsidP="002051C4">
            <w:pPr>
              <w:rPr>
                <w:rFonts w:cs="Arial"/>
              </w:rPr>
            </w:pPr>
            <w:r w:rsidRPr="00FD2854">
              <w:rPr>
                <w:rFonts w:cs="Arial"/>
              </w:rPr>
              <w:t xml:space="preserve">Client to identify any </w:t>
            </w:r>
            <w:proofErr w:type="gramStart"/>
            <w:r w:rsidRPr="00FD2854">
              <w:rPr>
                <w:rFonts w:cs="Arial"/>
              </w:rPr>
              <w:t>site specific</w:t>
            </w:r>
            <w:proofErr w:type="gramEnd"/>
            <w:r w:rsidRPr="00FD2854">
              <w:rPr>
                <w:rFonts w:cs="Arial"/>
              </w:rPr>
              <w:t xml:space="preserve"> restriction on Contractor relating to </w:t>
            </w:r>
            <w:ins w:id="4" w:author="Stewart Cheyne" w:date="2020-05-19T17:40:00Z">
              <w:r w:rsidRPr="00FD2854">
                <w:rPr>
                  <w:rFonts w:cs="Arial"/>
                </w:rPr>
                <w:t xml:space="preserve">COVID-19 </w:t>
              </w:r>
            </w:ins>
            <w:ins w:id="5" w:author="Stewart Cheyne" w:date="2020-05-19T17:32:00Z">
              <w:r w:rsidRPr="00FD2854">
                <w:rPr>
                  <w:rFonts w:cs="Arial"/>
                </w:rPr>
                <w:t xml:space="preserve">and </w:t>
              </w:r>
            </w:ins>
            <w:ins w:id="6" w:author="Stewart Cheyne" w:date="2020-05-19T17:28:00Z">
              <w:r w:rsidRPr="00FD2854">
                <w:rPr>
                  <w:rFonts w:cs="Arial"/>
                </w:rPr>
                <w:t>Scottish Government</w:t>
              </w:r>
            </w:ins>
            <w:r w:rsidRPr="00FD2854">
              <w:rPr>
                <w:rFonts w:cs="Arial"/>
              </w:rPr>
              <w:t xml:space="preserve">. </w:t>
            </w:r>
            <w:proofErr w:type="spellStart"/>
            <w:r w:rsidRPr="00FD2854">
              <w:rPr>
                <w:rFonts w:cs="Arial"/>
              </w:rPr>
              <w:t>eg.</w:t>
            </w:r>
            <w:proofErr w:type="spellEnd"/>
            <w:r w:rsidRPr="00FD2854">
              <w:rPr>
                <w:rFonts w:cs="Arial"/>
              </w:rPr>
              <w:t xml:space="preserve"> Care Homes, Schools etc.</w:t>
            </w:r>
          </w:p>
          <w:p w14:paraId="5630AD66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829076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A226A1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0A4E5D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219836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FEF7D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94DBDC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9D0D3C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CD245A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31BE67" w14:textId="77777777" w:rsidR="00A544AB" w:rsidRDefault="00A544AB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FEB5B0" w14:textId="77777777" w:rsidR="00A544AB" w:rsidRPr="003C2575" w:rsidRDefault="00A544AB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CAB5CE6" w14:textId="77777777" w:rsidR="00721739" w:rsidRPr="00BA28E3" w:rsidRDefault="00721739" w:rsidP="00BA28E3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2.0 </w:t>
      </w:r>
      <w:r w:rsidR="00136365">
        <w:rPr>
          <w:rFonts w:ascii="Arial" w:hAnsi="Arial" w:cs="Arial"/>
          <w:b/>
          <w:sz w:val="28"/>
          <w:szCs w:val="28"/>
        </w:rPr>
        <w:t xml:space="preserve">CONSTRUCTION PHASE PLAN </w:t>
      </w:r>
      <w:r w:rsidR="005269DB">
        <w:rPr>
          <w:rFonts w:ascii="Arial" w:hAnsi="Arial" w:cs="Arial"/>
          <w:sz w:val="20"/>
          <w:szCs w:val="20"/>
        </w:rPr>
        <w:t xml:space="preserve">(To </w:t>
      </w:r>
      <w:r w:rsidR="00136365" w:rsidRPr="00136365">
        <w:rPr>
          <w:rFonts w:ascii="Arial" w:hAnsi="Arial" w:cs="Arial"/>
          <w:sz w:val="20"/>
          <w:szCs w:val="20"/>
        </w:rPr>
        <w:t xml:space="preserve">be completed and returned by </w:t>
      </w:r>
      <w:r w:rsidR="00BA437F">
        <w:rPr>
          <w:rFonts w:ascii="Arial" w:hAnsi="Arial" w:cs="Arial"/>
          <w:sz w:val="20"/>
          <w:szCs w:val="20"/>
        </w:rPr>
        <w:t>Contractor/</w:t>
      </w:r>
      <w:r w:rsidR="00136365" w:rsidRPr="00136365">
        <w:rPr>
          <w:rFonts w:ascii="Arial" w:hAnsi="Arial" w:cs="Arial"/>
          <w:sz w:val="20"/>
          <w:szCs w:val="20"/>
        </w:rPr>
        <w:t>Princip</w:t>
      </w:r>
      <w:r w:rsidR="00A27633">
        <w:rPr>
          <w:rFonts w:ascii="Arial" w:hAnsi="Arial" w:cs="Arial"/>
          <w:sz w:val="20"/>
          <w:szCs w:val="20"/>
        </w:rPr>
        <w:t>a</w:t>
      </w:r>
      <w:r w:rsidR="00136365" w:rsidRPr="00136365">
        <w:rPr>
          <w:rFonts w:ascii="Arial" w:hAnsi="Arial" w:cs="Arial"/>
          <w:sz w:val="20"/>
          <w:szCs w:val="20"/>
        </w:rPr>
        <w:t>l Contractor)</w:t>
      </w:r>
    </w:p>
    <w:p w14:paraId="30D7AA69" w14:textId="77777777" w:rsidR="00721739" w:rsidRDefault="00721739" w:rsidP="00AD2251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28E3" w14:paraId="163B7FFE" w14:textId="77777777" w:rsidTr="496A8A7E">
        <w:tc>
          <w:tcPr>
            <w:tcW w:w="10456" w:type="dxa"/>
          </w:tcPr>
          <w:p w14:paraId="0587851C" w14:textId="77777777" w:rsidR="00BA28E3" w:rsidRDefault="00BA28E3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2.1 Control measu</w:t>
            </w:r>
            <w:r w:rsidR="00A544AB">
              <w:rPr>
                <w:rFonts w:ascii="Arial" w:hAnsi="Arial" w:cs="Arial"/>
                <w:b/>
                <w:sz w:val="28"/>
                <w:szCs w:val="28"/>
              </w:rPr>
              <w:t>res for issue</w:t>
            </w:r>
            <w:r w:rsidR="002A2804">
              <w:rPr>
                <w:rFonts w:ascii="Arial" w:hAnsi="Arial" w:cs="Arial"/>
                <w:b/>
                <w:sz w:val="28"/>
                <w:szCs w:val="28"/>
              </w:rPr>
              <w:t>s identified by Client in 1.2</w:t>
            </w:r>
            <w:r w:rsidR="00C641BD">
              <w:rPr>
                <w:rFonts w:ascii="Arial" w:hAnsi="Arial" w:cs="Arial"/>
                <w:b/>
                <w:sz w:val="28"/>
                <w:szCs w:val="28"/>
              </w:rPr>
              <w:t xml:space="preserve"> &amp; 1.3</w:t>
            </w:r>
            <w:r w:rsidR="00A544AB">
              <w:rPr>
                <w:rFonts w:ascii="Arial" w:hAnsi="Arial" w:cs="Arial"/>
                <w:b/>
                <w:sz w:val="28"/>
                <w:szCs w:val="28"/>
              </w:rPr>
              <w:t xml:space="preserve"> above</w:t>
            </w:r>
          </w:p>
          <w:p w14:paraId="2B801F20" w14:textId="77777777" w:rsidR="00A544AB" w:rsidRPr="00A544AB" w:rsidRDefault="00A544AB" w:rsidP="00BA28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(This should</w:t>
            </w:r>
            <w:r w:rsidR="00541804">
              <w:rPr>
                <w:rFonts w:ascii="Arial" w:hAnsi="Arial" w:cs="Arial"/>
                <w:sz w:val="20"/>
                <w:szCs w:val="20"/>
              </w:rPr>
              <w:t xml:space="preserve"> also</w:t>
            </w:r>
            <w:r>
              <w:rPr>
                <w:rFonts w:ascii="Arial" w:hAnsi="Arial" w:cs="Arial"/>
                <w:sz w:val="20"/>
                <w:szCs w:val="20"/>
              </w:rPr>
              <w:t xml:space="preserve"> include those additional hazards and risks identified by the contractor)</w:t>
            </w:r>
          </w:p>
          <w:p w14:paraId="7196D064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D18F9B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8601FE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3CABC7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08B5D1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DEB4AB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D9C6F4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1F511A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8E3" w14:paraId="1EB8E982" w14:textId="77777777" w:rsidTr="496A8A7E">
        <w:tc>
          <w:tcPr>
            <w:tcW w:w="10456" w:type="dxa"/>
          </w:tcPr>
          <w:p w14:paraId="701C5173" w14:textId="77777777" w:rsidR="00BA28E3" w:rsidRDefault="003445BC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2.2 Updates to Construction Phase Plan</w:t>
            </w:r>
            <w:r w:rsidR="00BA28E3" w:rsidRPr="009F09A9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="00BA28E3" w:rsidRPr="00F524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25A0BE4B" w14:textId="77777777" w:rsidR="003445BC" w:rsidRDefault="00BA28E3" w:rsidP="003445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A544AB">
              <w:rPr>
                <w:rFonts w:ascii="Arial" w:hAnsi="Arial" w:cs="Arial"/>
                <w:sz w:val="20"/>
                <w:szCs w:val="20"/>
              </w:rPr>
              <w:t xml:space="preserve">ontractor </w:t>
            </w:r>
            <w:r w:rsidRPr="00F524A1">
              <w:rPr>
                <w:rFonts w:ascii="Arial" w:hAnsi="Arial" w:cs="Arial"/>
                <w:sz w:val="20"/>
                <w:szCs w:val="20"/>
              </w:rPr>
              <w:t>to detail</w:t>
            </w:r>
            <w:r w:rsidR="003445BC">
              <w:rPr>
                <w:rFonts w:ascii="Arial" w:hAnsi="Arial" w:cs="Arial"/>
                <w:sz w:val="20"/>
                <w:szCs w:val="20"/>
              </w:rPr>
              <w:t xml:space="preserve"> how you</w:t>
            </w:r>
            <w:r w:rsidR="003445BC" w:rsidRPr="00F524A1">
              <w:rPr>
                <w:rFonts w:ascii="Arial" w:hAnsi="Arial" w:cs="Arial"/>
                <w:sz w:val="20"/>
                <w:szCs w:val="20"/>
              </w:rPr>
              <w:t xml:space="preserve"> wi</w:t>
            </w:r>
            <w:r w:rsidR="003445BC">
              <w:rPr>
                <w:rFonts w:ascii="Arial" w:hAnsi="Arial" w:cs="Arial"/>
                <w:sz w:val="20"/>
                <w:szCs w:val="20"/>
              </w:rPr>
              <w:t>ll keep the Construction Phase P</w:t>
            </w:r>
            <w:r w:rsidR="003445BC" w:rsidRPr="00F524A1">
              <w:rPr>
                <w:rFonts w:ascii="Arial" w:hAnsi="Arial" w:cs="Arial"/>
                <w:sz w:val="20"/>
                <w:szCs w:val="20"/>
              </w:rPr>
              <w:t>lan updated during the construction phase and h</w:t>
            </w:r>
            <w:r w:rsidR="003445BC">
              <w:rPr>
                <w:rFonts w:ascii="Arial" w:hAnsi="Arial" w:cs="Arial"/>
                <w:sz w:val="20"/>
                <w:szCs w:val="20"/>
              </w:rPr>
              <w:t>ow this is communicated to your</w:t>
            </w:r>
            <w:r w:rsidR="003445BC" w:rsidRPr="00F524A1">
              <w:rPr>
                <w:rFonts w:ascii="Arial" w:hAnsi="Arial" w:cs="Arial"/>
                <w:sz w:val="20"/>
                <w:szCs w:val="20"/>
              </w:rPr>
              <w:t xml:space="preserve"> workforc</w:t>
            </w:r>
            <w:r w:rsidR="003445BC">
              <w:rPr>
                <w:rFonts w:ascii="Arial" w:hAnsi="Arial" w:cs="Arial"/>
                <w:sz w:val="20"/>
                <w:szCs w:val="20"/>
              </w:rPr>
              <w:t>e, design team and client</w:t>
            </w:r>
          </w:p>
          <w:p w14:paraId="65F9C3DC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23141B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3B1409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2C75D1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4AB" w14:paraId="410063C1" w14:textId="77777777" w:rsidTr="496A8A7E">
        <w:tc>
          <w:tcPr>
            <w:tcW w:w="10456" w:type="dxa"/>
          </w:tcPr>
          <w:p w14:paraId="664355AD" w14:textId="77777777" w:rsidR="00A544AB" w:rsidRDefault="00A544AB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9B1519" w14:textId="77777777" w:rsidR="003445BC" w:rsidRDefault="003445BC" w:rsidP="003445B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2.3</w:t>
            </w:r>
            <w:r w:rsidRPr="009F09A9">
              <w:rPr>
                <w:rFonts w:ascii="Arial" w:hAnsi="Arial" w:cs="Arial"/>
                <w:b/>
                <w:sz w:val="28"/>
                <w:szCs w:val="28"/>
              </w:rPr>
              <w:t xml:space="preserve"> Communications:</w:t>
            </w:r>
            <w:r w:rsidRPr="00F524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0F84F3C2" w14:textId="77777777" w:rsidR="003445BC" w:rsidRDefault="003445BC" w:rsidP="003445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Contractor </w:t>
            </w:r>
            <w:r w:rsidRPr="00F524A1">
              <w:rPr>
                <w:rFonts w:ascii="Arial" w:hAnsi="Arial" w:cs="Arial"/>
                <w:sz w:val="20"/>
                <w:szCs w:val="20"/>
              </w:rPr>
              <w:t>to detail how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you </w:t>
            </w:r>
            <w:r w:rsidRPr="00F524A1">
              <w:rPr>
                <w:rFonts w:ascii="Arial" w:hAnsi="Arial" w:cs="Arial"/>
                <w:sz w:val="20"/>
                <w:szCs w:val="20"/>
              </w:rPr>
              <w:t xml:space="preserve">are going to brief </w:t>
            </w:r>
            <w:r>
              <w:rPr>
                <w:rFonts w:ascii="Arial" w:hAnsi="Arial" w:cs="Arial"/>
                <w:sz w:val="20"/>
                <w:szCs w:val="20"/>
              </w:rPr>
              <w:t>your employees/subcontractors,</w:t>
            </w:r>
            <w:r w:rsidRPr="00F524A1">
              <w:rPr>
                <w:rFonts w:ascii="Arial" w:hAnsi="Arial" w:cs="Arial"/>
                <w:sz w:val="20"/>
                <w:szCs w:val="20"/>
              </w:rPr>
              <w:t xml:space="preserve"> induct and keep everyone on site informed of safe working procedures </w:t>
            </w:r>
            <w:r>
              <w:rPr>
                <w:rFonts w:ascii="Arial" w:hAnsi="Arial" w:cs="Arial"/>
                <w:sz w:val="20"/>
                <w:szCs w:val="20"/>
              </w:rPr>
              <w:t>and</w:t>
            </w:r>
            <w:r w:rsidRPr="00F524A1">
              <w:rPr>
                <w:rFonts w:ascii="Arial" w:hAnsi="Arial" w:cs="Arial"/>
                <w:sz w:val="20"/>
                <w:szCs w:val="20"/>
              </w:rPr>
              <w:t xml:space="preserve"> site rules </w:t>
            </w:r>
            <w:proofErr w:type="gramStart"/>
            <w:r w:rsidRPr="00F524A1">
              <w:rPr>
                <w:rFonts w:ascii="Arial" w:hAnsi="Arial" w:cs="Arial"/>
                <w:sz w:val="20"/>
                <w:szCs w:val="20"/>
              </w:rPr>
              <w:t>du</w:t>
            </w:r>
            <w:r>
              <w:rPr>
                <w:rFonts w:ascii="Arial" w:hAnsi="Arial" w:cs="Arial"/>
                <w:sz w:val="20"/>
                <w:szCs w:val="20"/>
              </w:rPr>
              <w:t>ring the course of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works.</w:t>
            </w:r>
          </w:p>
          <w:p w14:paraId="1A965116" w14:textId="77777777" w:rsidR="003445BC" w:rsidRDefault="003445BC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F4E37C" w14:textId="77777777" w:rsidR="003445BC" w:rsidRDefault="003445BC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FB30F8" w14:textId="77777777" w:rsidR="003445BC" w:rsidRDefault="003445BC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A6542E" w14:textId="77777777" w:rsidR="003445BC" w:rsidRPr="003445BC" w:rsidRDefault="003445BC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8E3" w14:paraId="6F882CD5" w14:textId="77777777" w:rsidTr="496A8A7E">
        <w:tc>
          <w:tcPr>
            <w:tcW w:w="10456" w:type="dxa"/>
          </w:tcPr>
          <w:p w14:paraId="651B6E03" w14:textId="77777777" w:rsidR="00BA28E3" w:rsidRDefault="003445BC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2.4</w:t>
            </w:r>
            <w:r w:rsidR="00BA28E3" w:rsidRPr="00BA28E3">
              <w:rPr>
                <w:rFonts w:ascii="Arial" w:hAnsi="Arial" w:cs="Arial"/>
                <w:b/>
                <w:sz w:val="28"/>
                <w:szCs w:val="28"/>
              </w:rPr>
              <w:t xml:space="preserve"> Details of key members of Project Team</w:t>
            </w:r>
          </w:p>
          <w:p w14:paraId="3041E394" w14:textId="77777777" w:rsidR="00BA28E3" w:rsidRPr="003445BC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2B00AE" w14:textId="77777777" w:rsidR="00BA28E3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C6D796" w14:textId="77777777" w:rsidR="00686812" w:rsidRDefault="00686812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1831B3" w14:textId="77777777" w:rsidR="00686812" w:rsidRPr="003445BC" w:rsidRDefault="00686812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1605C2" w14:textId="77777777" w:rsidR="00541804" w:rsidRPr="00C641BD" w:rsidRDefault="00C641BD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Out of hours contact details:</w:t>
            </w:r>
          </w:p>
          <w:p w14:paraId="54E11D2A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126E5D" w14:textId="77777777" w:rsidR="00541804" w:rsidRDefault="00541804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8E3" w14:paraId="19A18A02" w14:textId="77777777" w:rsidTr="496A8A7E">
        <w:tc>
          <w:tcPr>
            <w:tcW w:w="10456" w:type="dxa"/>
          </w:tcPr>
          <w:p w14:paraId="700A173A" w14:textId="77777777" w:rsidR="00BA28E3" w:rsidRDefault="003445BC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2.5</w:t>
            </w:r>
            <w:r w:rsidR="00BA28E3" w:rsidRPr="00BA28E3">
              <w:rPr>
                <w:rFonts w:ascii="Arial" w:hAnsi="Arial" w:cs="Arial"/>
                <w:b/>
                <w:sz w:val="28"/>
                <w:szCs w:val="28"/>
              </w:rPr>
              <w:t xml:space="preserve"> Site rules</w:t>
            </w:r>
          </w:p>
          <w:p w14:paraId="2DE403A5" w14:textId="77777777" w:rsidR="00BA28E3" w:rsidRPr="003445BC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431CDC" w14:textId="77777777" w:rsidR="00BA28E3" w:rsidRPr="003445BC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E398E2" w14:textId="77777777" w:rsidR="00BA28E3" w:rsidRPr="003445BC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6287F21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E93A62" w14:textId="77777777" w:rsidR="00541804" w:rsidRDefault="00541804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4BA73E" w14:textId="77777777" w:rsidR="00721739" w:rsidRDefault="00721739" w:rsidP="0072173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443AD" w14:paraId="34436AF2" w14:textId="77777777" w:rsidTr="007443AD">
        <w:tc>
          <w:tcPr>
            <w:tcW w:w="10682" w:type="dxa"/>
          </w:tcPr>
          <w:p w14:paraId="003B18F0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 acknowledge receipt of the </w:t>
            </w:r>
            <w:r w:rsidRPr="00BA437F">
              <w:rPr>
                <w:rFonts w:ascii="Arial" w:hAnsi="Arial" w:cs="Arial"/>
                <w:sz w:val="20"/>
                <w:szCs w:val="20"/>
              </w:rPr>
              <w:t>Pre Construction Information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have detailed above our control measures for the Construction Phase Plan.</w:t>
            </w:r>
          </w:p>
          <w:p w14:paraId="34B3F2EB" w14:textId="77777777" w:rsidR="007443AD" w:rsidRDefault="007443AD" w:rsidP="007443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73CF54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Signed…………………………………</w:t>
            </w:r>
            <w:r w:rsidR="003445BC">
              <w:rPr>
                <w:rFonts w:ascii="Arial" w:hAnsi="Arial" w:cs="Arial"/>
                <w:sz w:val="20"/>
                <w:szCs w:val="20"/>
              </w:rPr>
              <w:t>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Contractor)</w:t>
            </w:r>
            <w:r w:rsidR="00C641BD"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 w:rsidR="00C641BD" w:rsidRPr="00C641BD">
              <w:rPr>
                <w:rFonts w:ascii="Arial" w:hAnsi="Arial" w:cs="Arial"/>
                <w:b/>
                <w:sz w:val="20"/>
                <w:szCs w:val="20"/>
              </w:rPr>
              <w:t>TO BE COMPLETED BY CONTRACTOR</w:t>
            </w:r>
          </w:p>
          <w:p w14:paraId="7D34F5C7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BA07F3" w14:textId="77777777" w:rsidR="007443AD" w:rsidRDefault="003445BC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Print name …………………………………………………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</w:t>
            </w:r>
            <w:r w:rsidR="007443AD">
              <w:rPr>
                <w:rFonts w:ascii="Arial" w:hAnsi="Arial" w:cs="Arial"/>
                <w:sz w:val="20"/>
                <w:szCs w:val="20"/>
              </w:rPr>
              <w:t>Date:</w:t>
            </w:r>
            <w:r w:rsidR="00871089">
              <w:rPr>
                <w:rFonts w:ascii="Arial" w:hAnsi="Arial" w:cs="Arial"/>
                <w:sz w:val="20"/>
                <w:szCs w:val="20"/>
              </w:rPr>
              <w:t>…</w:t>
            </w:r>
            <w:proofErr w:type="gramEnd"/>
            <w:r w:rsidR="00871089">
              <w:rPr>
                <w:rFonts w:ascii="Arial" w:hAnsi="Arial" w:cs="Arial"/>
                <w:sz w:val="20"/>
                <w:szCs w:val="20"/>
              </w:rPr>
              <w:t>……………………………</w:t>
            </w:r>
            <w:proofErr w:type="gramStart"/>
            <w:r w:rsidR="00871089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14:paraId="0B4020A7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AAFCA9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Proposed date for commencement of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works:</w:t>
            </w:r>
            <w:r w:rsidR="00871089">
              <w:rPr>
                <w:rFonts w:ascii="Arial" w:hAnsi="Arial" w:cs="Arial"/>
                <w:sz w:val="20"/>
                <w:szCs w:val="20"/>
              </w:rPr>
              <w:t>…</w:t>
            </w:r>
            <w:proofErr w:type="gramEnd"/>
            <w:r w:rsidR="00871089">
              <w:rPr>
                <w:rFonts w:ascii="Arial" w:hAnsi="Arial" w:cs="Arial"/>
                <w:sz w:val="20"/>
                <w:szCs w:val="20"/>
              </w:rPr>
              <w:t>……………………</w:t>
            </w:r>
            <w:proofErr w:type="gramStart"/>
            <w:r w:rsidR="00871089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14:paraId="1D7B270A" w14:textId="77777777" w:rsidR="007443AD" w:rsidRDefault="007443AD" w:rsidP="007217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3AD" w14:paraId="08BB1820" w14:textId="77777777" w:rsidTr="007443AD">
        <w:tc>
          <w:tcPr>
            <w:tcW w:w="10682" w:type="dxa"/>
          </w:tcPr>
          <w:p w14:paraId="1C04E1A9" w14:textId="77777777" w:rsidR="007443AD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Construction Phase Plan considered sufficiently developed to allow works to commence on site</w:t>
            </w:r>
          </w:p>
          <w:p w14:paraId="4F904CB7" w14:textId="77777777" w:rsidR="00871089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C6206C" w14:textId="77777777" w:rsidR="00871089" w:rsidRDefault="00C641BD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Signed…………………………………</w:t>
            </w:r>
            <w:r w:rsidR="003445BC">
              <w:rPr>
                <w:rFonts w:ascii="Arial" w:hAnsi="Arial" w:cs="Arial"/>
                <w:sz w:val="20"/>
                <w:szCs w:val="20"/>
              </w:rPr>
              <w:t>……………………</w:t>
            </w:r>
            <w:proofErr w:type="gramStart"/>
            <w:r w:rsidR="003445BC">
              <w:rPr>
                <w:rFonts w:ascii="Arial" w:hAnsi="Arial" w:cs="Arial"/>
                <w:sz w:val="20"/>
                <w:szCs w:val="20"/>
              </w:rPr>
              <w:t>….</w:t>
            </w:r>
            <w:r>
              <w:rPr>
                <w:rFonts w:ascii="Arial" w:hAnsi="Arial" w:cs="Arial"/>
                <w:sz w:val="20"/>
                <w:szCs w:val="20"/>
              </w:rPr>
              <w:t xml:space="preserve">(Client)   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TO BE COMPLETED BY CLIENT</w:t>
            </w:r>
          </w:p>
          <w:p w14:paraId="06971CD3" w14:textId="77777777" w:rsidR="00871089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D010E8" w14:textId="77777777" w:rsidR="00871089" w:rsidRDefault="003445BC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Print name …………………………………………………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…..</w:t>
            </w:r>
            <w:r w:rsidR="00871089">
              <w:rPr>
                <w:rFonts w:ascii="Arial" w:hAnsi="Arial" w:cs="Arial"/>
                <w:sz w:val="20"/>
                <w:szCs w:val="20"/>
              </w:rPr>
              <w:t>Date:…</w:t>
            </w:r>
            <w:proofErr w:type="gramEnd"/>
            <w:r w:rsidR="00871089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  <w:p w14:paraId="2A1F701D" w14:textId="77777777" w:rsidR="00871089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55671C" w14:textId="77777777" w:rsidR="00662BA9" w:rsidRDefault="00662BA9" w:rsidP="00662B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3.0 Post Contract </w:t>
      </w:r>
    </w:p>
    <w:p w14:paraId="7A18AC92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 w:rsidRPr="00136365">
        <w:rPr>
          <w:rFonts w:ascii="Arial" w:hAnsi="Arial" w:cs="Arial"/>
          <w:sz w:val="20"/>
          <w:szCs w:val="20"/>
        </w:rPr>
        <w:t>(To be com</w:t>
      </w:r>
      <w:r w:rsidR="00434288">
        <w:rPr>
          <w:rFonts w:ascii="Arial" w:hAnsi="Arial" w:cs="Arial"/>
          <w:sz w:val="20"/>
          <w:szCs w:val="20"/>
        </w:rPr>
        <w:t xml:space="preserve">pleted and returned by </w:t>
      </w:r>
      <w:r w:rsidR="00BA437F">
        <w:rPr>
          <w:rFonts w:ascii="Arial" w:hAnsi="Arial" w:cs="Arial"/>
          <w:sz w:val="20"/>
          <w:szCs w:val="20"/>
        </w:rPr>
        <w:t>Contractor</w:t>
      </w:r>
      <w:r w:rsidR="00BA437F" w:rsidRPr="00BA437F">
        <w:rPr>
          <w:rFonts w:ascii="Arial" w:hAnsi="Arial" w:cs="Arial"/>
          <w:sz w:val="20"/>
          <w:szCs w:val="20"/>
        </w:rPr>
        <w:t>/</w:t>
      </w:r>
      <w:r w:rsidR="00434288" w:rsidRPr="00BA437F">
        <w:rPr>
          <w:rFonts w:ascii="Arial" w:hAnsi="Arial" w:cs="Arial"/>
          <w:sz w:val="20"/>
          <w:szCs w:val="20"/>
        </w:rPr>
        <w:t>Principal</w:t>
      </w:r>
      <w:r w:rsidRPr="00136365">
        <w:rPr>
          <w:rFonts w:ascii="Arial" w:hAnsi="Arial" w:cs="Arial"/>
          <w:sz w:val="20"/>
          <w:szCs w:val="20"/>
        </w:rPr>
        <w:t xml:space="preserve"> Contractor)</w:t>
      </w:r>
    </w:p>
    <w:p w14:paraId="03EFCA41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</w:p>
    <w:p w14:paraId="1BDE30EF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confirm that</w:t>
      </w:r>
      <w:r w:rsidR="00024751">
        <w:rPr>
          <w:rFonts w:ascii="Arial" w:hAnsi="Arial" w:cs="Arial"/>
          <w:sz w:val="20"/>
          <w:szCs w:val="20"/>
        </w:rPr>
        <w:t xml:space="preserve"> the following documents have been submitted to the client (tick as appropriate)</w:t>
      </w:r>
      <w:r>
        <w:rPr>
          <w:rFonts w:ascii="Arial" w:hAnsi="Arial" w:cs="Arial"/>
          <w:sz w:val="20"/>
          <w:szCs w:val="20"/>
        </w:rPr>
        <w:t>:</w:t>
      </w:r>
    </w:p>
    <w:p w14:paraId="5F96A722" w14:textId="77777777" w:rsidR="00BA437F" w:rsidRDefault="00BA437F" w:rsidP="00662BA9">
      <w:pPr>
        <w:rPr>
          <w:rFonts w:ascii="Arial" w:hAnsi="Arial" w:cs="Arial"/>
          <w:sz w:val="20"/>
          <w:szCs w:val="20"/>
        </w:rPr>
      </w:pPr>
    </w:p>
    <w:p w14:paraId="76F87A90" w14:textId="77777777" w:rsidR="00662BA9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 w:rsidRPr="00024751">
        <w:rPr>
          <w:rFonts w:ascii="Arial" w:hAnsi="Arial" w:cs="Arial"/>
          <w:sz w:val="20"/>
          <w:szCs w:val="20"/>
        </w:rPr>
        <w:t xml:space="preserve">Updated </w:t>
      </w:r>
      <w:r w:rsidR="00662BA9" w:rsidRPr="00024751">
        <w:rPr>
          <w:rFonts w:ascii="Arial" w:hAnsi="Arial" w:cs="Arial"/>
          <w:sz w:val="20"/>
          <w:szCs w:val="20"/>
        </w:rPr>
        <w:t>Health and Safety File</w:t>
      </w:r>
    </w:p>
    <w:p w14:paraId="4514BA70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Asbestos Management Survey records</w:t>
      </w:r>
    </w:p>
    <w:p w14:paraId="66D024BD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Fire stopping records</w:t>
      </w:r>
    </w:p>
    <w:p w14:paraId="4BB4CC9C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Local Authority completion certificate</w:t>
      </w:r>
    </w:p>
    <w:p w14:paraId="3156E9E3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Log of accidents, incidents, RIDDOR incidents</w:t>
      </w:r>
    </w:p>
    <w:p w14:paraId="4EB78DAD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Compliance certification</w:t>
      </w:r>
    </w:p>
    <w:p w14:paraId="51C878E0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Other, give details</w:t>
      </w:r>
    </w:p>
    <w:p w14:paraId="5B95CD12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5220BBB2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13CB595B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6D9C8D39" w14:textId="77777777" w:rsidR="00024751" w:rsidRP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675E05EE" w14:textId="77777777" w:rsidR="00662BA9" w:rsidRDefault="00662BA9" w:rsidP="00721739">
      <w:pPr>
        <w:rPr>
          <w:rFonts w:ascii="Arial" w:hAnsi="Arial" w:cs="Arial"/>
          <w:sz w:val="20"/>
          <w:szCs w:val="20"/>
        </w:rPr>
      </w:pPr>
    </w:p>
    <w:p w14:paraId="2FC17F8B" w14:textId="77777777" w:rsidR="00D76628" w:rsidRDefault="00D76628" w:rsidP="00662BA9">
      <w:pPr>
        <w:rPr>
          <w:rFonts w:ascii="Arial" w:hAnsi="Arial" w:cs="Arial"/>
          <w:sz w:val="20"/>
          <w:szCs w:val="20"/>
        </w:rPr>
      </w:pPr>
    </w:p>
    <w:p w14:paraId="7BD92594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Signed……………………………</w:t>
      </w:r>
      <w:r w:rsidR="00024751">
        <w:rPr>
          <w:rFonts w:ascii="Arial" w:hAnsi="Arial" w:cs="Arial"/>
          <w:sz w:val="20"/>
          <w:szCs w:val="20"/>
        </w:rPr>
        <w:t>…………………………</w:t>
      </w:r>
      <w:proofErr w:type="gramStart"/>
      <w:r w:rsidR="00024751"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(Contractor)</w:t>
      </w:r>
    </w:p>
    <w:p w14:paraId="0A4F7224" w14:textId="77777777" w:rsidR="00BA437F" w:rsidRDefault="00BA437F" w:rsidP="00662BA9">
      <w:pPr>
        <w:rPr>
          <w:rFonts w:ascii="Arial" w:hAnsi="Arial" w:cs="Arial"/>
          <w:sz w:val="20"/>
          <w:szCs w:val="20"/>
        </w:rPr>
      </w:pPr>
    </w:p>
    <w:p w14:paraId="5AE48A43" w14:textId="77777777" w:rsidR="00024751" w:rsidRDefault="00024751" w:rsidP="00024751">
      <w:pPr>
        <w:rPr>
          <w:rFonts w:ascii="Arial" w:hAnsi="Arial" w:cs="Arial"/>
          <w:sz w:val="20"/>
          <w:szCs w:val="20"/>
        </w:rPr>
      </w:pPr>
    </w:p>
    <w:p w14:paraId="5367F130" w14:textId="77777777" w:rsidR="00024751" w:rsidRDefault="00024751" w:rsidP="000247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Print name …………………………………………………</w:t>
      </w:r>
      <w:proofErr w:type="gramStart"/>
      <w:r>
        <w:rPr>
          <w:rFonts w:ascii="Arial" w:hAnsi="Arial" w:cs="Arial"/>
          <w:sz w:val="20"/>
          <w:szCs w:val="20"/>
        </w:rPr>
        <w:t>…..Date:…</w:t>
      </w:r>
      <w:proofErr w:type="gramEnd"/>
      <w:r>
        <w:rPr>
          <w:rFonts w:ascii="Arial" w:hAnsi="Arial" w:cs="Arial"/>
          <w:sz w:val="20"/>
          <w:szCs w:val="20"/>
        </w:rPr>
        <w:t>…………………………………</w:t>
      </w:r>
    </w:p>
    <w:p w14:paraId="50F40DEB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</w:p>
    <w:p w14:paraId="77A52294" w14:textId="77777777" w:rsidR="00BA437F" w:rsidRDefault="00BA437F" w:rsidP="00721739">
      <w:pPr>
        <w:rPr>
          <w:rFonts w:ascii="Arial" w:hAnsi="Arial" w:cs="Arial"/>
          <w:sz w:val="20"/>
          <w:szCs w:val="20"/>
        </w:rPr>
      </w:pPr>
    </w:p>
    <w:p w14:paraId="6BB115FD" w14:textId="77777777" w:rsidR="00D76628" w:rsidRDefault="00024751" w:rsidP="007217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</w:t>
      </w:r>
      <w:r w:rsidR="00977B0A">
        <w:rPr>
          <w:rFonts w:ascii="Arial" w:hAnsi="Arial" w:cs="Arial"/>
          <w:sz w:val="20"/>
          <w:szCs w:val="20"/>
        </w:rPr>
        <w:t xml:space="preserve"> works were </w:t>
      </w:r>
      <w:r w:rsidR="00662BA9">
        <w:rPr>
          <w:rFonts w:ascii="Arial" w:hAnsi="Arial" w:cs="Arial"/>
          <w:sz w:val="20"/>
          <w:szCs w:val="20"/>
        </w:rPr>
        <w:t>completed</w:t>
      </w:r>
      <w:r>
        <w:rPr>
          <w:rFonts w:ascii="Arial" w:hAnsi="Arial" w:cs="Arial"/>
          <w:sz w:val="20"/>
          <w:szCs w:val="20"/>
        </w:rPr>
        <w:t xml:space="preserve"> and signed off </w:t>
      </w:r>
      <w:proofErr w:type="gramStart"/>
      <w:r>
        <w:rPr>
          <w:rFonts w:ascii="Arial" w:hAnsi="Arial" w:cs="Arial"/>
          <w:sz w:val="20"/>
          <w:szCs w:val="20"/>
        </w:rPr>
        <w:t>on</w:t>
      </w:r>
      <w:r w:rsidR="00662BA9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…</w:t>
      </w:r>
      <w:proofErr w:type="gramEnd"/>
      <w:r>
        <w:rPr>
          <w:rFonts w:ascii="Arial" w:hAnsi="Arial" w:cs="Arial"/>
          <w:sz w:val="20"/>
          <w:szCs w:val="20"/>
        </w:rPr>
        <w:t>………………………………………………………</w:t>
      </w:r>
    </w:p>
    <w:p w14:paraId="007DCDA8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p w14:paraId="450EA2D7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1609"/>
        <w:gridCol w:w="2631"/>
        <w:gridCol w:w="1462"/>
        <w:gridCol w:w="1462"/>
        <w:gridCol w:w="1462"/>
      </w:tblGrid>
      <w:tr w:rsidR="00FF3C06" w:rsidRPr="00C1332D" w14:paraId="6BF04DF5" w14:textId="77777777" w:rsidTr="00397550">
        <w:trPr>
          <w:trHeight w:val="274"/>
        </w:trPr>
        <w:tc>
          <w:tcPr>
            <w:tcW w:w="675" w:type="dxa"/>
          </w:tcPr>
          <w:p w14:paraId="037A4B8B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Rev</w:t>
            </w:r>
          </w:p>
        </w:tc>
        <w:tc>
          <w:tcPr>
            <w:tcW w:w="1560" w:type="dxa"/>
          </w:tcPr>
          <w:p w14:paraId="491072FA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Date</w:t>
            </w:r>
          </w:p>
        </w:tc>
        <w:tc>
          <w:tcPr>
            <w:tcW w:w="2551" w:type="dxa"/>
          </w:tcPr>
          <w:p w14:paraId="31FF54C8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Description</w:t>
            </w:r>
          </w:p>
        </w:tc>
        <w:tc>
          <w:tcPr>
            <w:tcW w:w="1418" w:type="dxa"/>
          </w:tcPr>
          <w:p w14:paraId="701134D5" w14:textId="77777777" w:rsidR="00FF3C06" w:rsidRPr="00C1332D" w:rsidRDefault="00FF3C06" w:rsidP="00397550">
            <w:pPr>
              <w:spacing w:line="240" w:lineRule="atLeast"/>
              <w:rPr>
                <w:b/>
              </w:rPr>
            </w:pPr>
            <w:r w:rsidRPr="00C1332D">
              <w:rPr>
                <w:b/>
              </w:rPr>
              <w:t>Prepared</w:t>
            </w:r>
          </w:p>
        </w:tc>
        <w:tc>
          <w:tcPr>
            <w:tcW w:w="1418" w:type="dxa"/>
          </w:tcPr>
          <w:p w14:paraId="4FF2B49E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Reviewed</w:t>
            </w:r>
          </w:p>
        </w:tc>
        <w:tc>
          <w:tcPr>
            <w:tcW w:w="1418" w:type="dxa"/>
          </w:tcPr>
          <w:p w14:paraId="0FEA2CF8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Approved</w:t>
            </w:r>
          </w:p>
        </w:tc>
      </w:tr>
      <w:tr w:rsidR="00FF3C06" w:rsidRPr="00C1332D" w14:paraId="0086C9E4" w14:textId="77777777" w:rsidTr="00397550">
        <w:trPr>
          <w:trHeight w:val="421"/>
        </w:trPr>
        <w:tc>
          <w:tcPr>
            <w:tcW w:w="675" w:type="dxa"/>
          </w:tcPr>
          <w:p w14:paraId="5316D17B" w14:textId="77777777" w:rsidR="00FF3C06" w:rsidRPr="00C1332D" w:rsidRDefault="00FF3C06" w:rsidP="00FF3C06">
            <w:pPr>
              <w:spacing w:before="60" w:after="60" w:line="240" w:lineRule="atLeast"/>
              <w:jc w:val="both"/>
            </w:pPr>
            <w:r>
              <w:t>A</w:t>
            </w:r>
          </w:p>
        </w:tc>
        <w:tc>
          <w:tcPr>
            <w:tcW w:w="1560" w:type="dxa"/>
          </w:tcPr>
          <w:p w14:paraId="2DE51FDF" w14:textId="77777777" w:rsidR="00FF3C06" w:rsidRPr="00C1332D" w:rsidRDefault="00FF3C06" w:rsidP="00397550">
            <w:pPr>
              <w:spacing w:before="60" w:after="60" w:line="240" w:lineRule="atLeast"/>
              <w:jc w:val="both"/>
            </w:pPr>
            <w:r>
              <w:t>1</w:t>
            </w:r>
            <w:r w:rsidRPr="00397550">
              <w:rPr>
                <w:vertAlign w:val="superscript"/>
              </w:rPr>
              <w:t>st</w:t>
            </w:r>
            <w:r>
              <w:t xml:space="preserve"> June 2020</w:t>
            </w:r>
          </w:p>
        </w:tc>
        <w:tc>
          <w:tcPr>
            <w:tcW w:w="2551" w:type="dxa"/>
          </w:tcPr>
          <w:p w14:paraId="399B304E" w14:textId="77777777" w:rsidR="00FF3C06" w:rsidRPr="00C1332D" w:rsidRDefault="00FF3C06" w:rsidP="00397550">
            <w:pPr>
              <w:spacing w:before="60" w:after="60" w:line="240" w:lineRule="atLeast"/>
            </w:pPr>
            <w:r>
              <w:t>COVID 19 provisions added</w:t>
            </w:r>
          </w:p>
        </w:tc>
        <w:tc>
          <w:tcPr>
            <w:tcW w:w="1418" w:type="dxa"/>
          </w:tcPr>
          <w:p w14:paraId="628CA9D6" w14:textId="77777777" w:rsidR="00FF3C06" w:rsidRPr="00C1332D" w:rsidRDefault="00FD2854" w:rsidP="00397550">
            <w:pPr>
              <w:spacing w:before="60" w:after="60" w:line="240" w:lineRule="atLeast"/>
              <w:jc w:val="center"/>
            </w:pPr>
            <w:r w:rsidRPr="00FD2854">
              <w:t>Stewart Cheyne</w:t>
            </w:r>
          </w:p>
        </w:tc>
        <w:tc>
          <w:tcPr>
            <w:tcW w:w="1418" w:type="dxa"/>
          </w:tcPr>
          <w:p w14:paraId="59822F27" w14:textId="77777777" w:rsidR="00FF3C06" w:rsidRPr="00C1332D" w:rsidRDefault="00FF3C06" w:rsidP="00397550">
            <w:pPr>
              <w:spacing w:before="60" w:after="60" w:line="240" w:lineRule="atLeast"/>
              <w:jc w:val="center"/>
            </w:pPr>
            <w:r>
              <w:t>Andrew Lorimer</w:t>
            </w:r>
          </w:p>
        </w:tc>
        <w:tc>
          <w:tcPr>
            <w:tcW w:w="1418" w:type="dxa"/>
          </w:tcPr>
          <w:p w14:paraId="2CBB257A" w14:textId="77777777" w:rsidR="00FF3C06" w:rsidRPr="00C1332D" w:rsidRDefault="00FD0396" w:rsidP="00397550">
            <w:pPr>
              <w:spacing w:before="60" w:after="60" w:line="240" w:lineRule="atLeast"/>
              <w:jc w:val="center"/>
            </w:pPr>
            <w:r>
              <w:t>Neil Martin</w:t>
            </w:r>
          </w:p>
        </w:tc>
      </w:tr>
    </w:tbl>
    <w:p w14:paraId="3DD355C9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sectPr w:rsidR="00D76628" w:rsidSect="00AD22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67D5" w14:textId="77777777" w:rsidR="009979DC" w:rsidRDefault="009979DC" w:rsidP="008C6229">
      <w:r>
        <w:separator/>
      </w:r>
    </w:p>
  </w:endnote>
  <w:endnote w:type="continuationSeparator" w:id="0">
    <w:p w14:paraId="43669874" w14:textId="77777777" w:rsidR="009979DC" w:rsidRDefault="009979DC" w:rsidP="008C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7532" w14:textId="77777777" w:rsidR="006D1084" w:rsidRDefault="006D1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EB2C" w14:textId="77777777" w:rsidR="006D1084" w:rsidRDefault="006D10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C19D" w14:textId="77777777" w:rsidR="006D1084" w:rsidRDefault="006D1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BD80" w14:textId="77777777" w:rsidR="009979DC" w:rsidRDefault="009979DC" w:rsidP="008C6229">
      <w:r>
        <w:separator/>
      </w:r>
    </w:p>
  </w:footnote>
  <w:footnote w:type="continuationSeparator" w:id="0">
    <w:p w14:paraId="18D87E44" w14:textId="77777777" w:rsidR="009979DC" w:rsidRDefault="009979DC" w:rsidP="008C6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5498" w14:textId="77777777" w:rsidR="006D1084" w:rsidRDefault="006D1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23C8" w14:textId="77777777" w:rsidR="006D1084" w:rsidRDefault="006D10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1F0B1" w14:textId="77777777" w:rsidR="006D1084" w:rsidRDefault="006D1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470C"/>
    <w:multiLevelType w:val="hybridMultilevel"/>
    <w:tmpl w:val="ADE25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B073B0"/>
    <w:multiLevelType w:val="hybridMultilevel"/>
    <w:tmpl w:val="E38AD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62F5E"/>
    <w:multiLevelType w:val="hybridMultilevel"/>
    <w:tmpl w:val="EE0280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040262"/>
    <w:multiLevelType w:val="multilevel"/>
    <w:tmpl w:val="0F8850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54A2F43"/>
    <w:multiLevelType w:val="multilevel"/>
    <w:tmpl w:val="D5D4B06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9E78C1"/>
    <w:multiLevelType w:val="hybridMultilevel"/>
    <w:tmpl w:val="27AC7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04A78"/>
    <w:multiLevelType w:val="hybridMultilevel"/>
    <w:tmpl w:val="6A54B7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74281F"/>
    <w:multiLevelType w:val="hybridMultilevel"/>
    <w:tmpl w:val="B59A7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F5890"/>
    <w:multiLevelType w:val="multilevel"/>
    <w:tmpl w:val="916C8A1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59A02243"/>
    <w:multiLevelType w:val="hybridMultilevel"/>
    <w:tmpl w:val="3E825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70E6B"/>
    <w:multiLevelType w:val="hybridMultilevel"/>
    <w:tmpl w:val="86027A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6806FD"/>
    <w:multiLevelType w:val="hybridMultilevel"/>
    <w:tmpl w:val="8F5C4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B69DE"/>
    <w:multiLevelType w:val="hybridMultilevel"/>
    <w:tmpl w:val="6DA4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947CB"/>
    <w:multiLevelType w:val="hybridMultilevel"/>
    <w:tmpl w:val="DA06B0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07326"/>
    <w:multiLevelType w:val="hybridMultilevel"/>
    <w:tmpl w:val="964A1A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F54215"/>
    <w:multiLevelType w:val="hybridMultilevel"/>
    <w:tmpl w:val="D416F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64FBF"/>
    <w:multiLevelType w:val="hybridMultilevel"/>
    <w:tmpl w:val="3F7CE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64033">
    <w:abstractNumId w:val="1"/>
  </w:num>
  <w:num w:numId="2" w16cid:durableId="896166720">
    <w:abstractNumId w:val="11"/>
  </w:num>
  <w:num w:numId="3" w16cid:durableId="722682316">
    <w:abstractNumId w:val="5"/>
  </w:num>
  <w:num w:numId="4" w16cid:durableId="1832405631">
    <w:abstractNumId w:val="2"/>
  </w:num>
  <w:num w:numId="5" w16cid:durableId="431819980">
    <w:abstractNumId w:val="16"/>
  </w:num>
  <w:num w:numId="6" w16cid:durableId="1306739278">
    <w:abstractNumId w:val="15"/>
  </w:num>
  <w:num w:numId="7" w16cid:durableId="584269434">
    <w:abstractNumId w:val="12"/>
  </w:num>
  <w:num w:numId="8" w16cid:durableId="333458418">
    <w:abstractNumId w:val="9"/>
  </w:num>
  <w:num w:numId="9" w16cid:durableId="605818304">
    <w:abstractNumId w:val="13"/>
  </w:num>
  <w:num w:numId="10" w16cid:durableId="1930893611">
    <w:abstractNumId w:val="3"/>
  </w:num>
  <w:num w:numId="11" w16cid:durableId="1125654264">
    <w:abstractNumId w:val="7"/>
  </w:num>
  <w:num w:numId="12" w16cid:durableId="212545967">
    <w:abstractNumId w:val="0"/>
  </w:num>
  <w:num w:numId="13" w16cid:durableId="1737364068">
    <w:abstractNumId w:val="4"/>
  </w:num>
  <w:num w:numId="14" w16cid:durableId="967903612">
    <w:abstractNumId w:val="8"/>
  </w:num>
  <w:num w:numId="15" w16cid:durableId="923414968">
    <w:abstractNumId w:val="14"/>
  </w:num>
  <w:num w:numId="16" w16cid:durableId="505902423">
    <w:abstractNumId w:val="10"/>
  </w:num>
  <w:num w:numId="17" w16cid:durableId="57693752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wart Cheyne">
    <w15:presenceInfo w15:providerId="None" w15:userId="Stewart Chey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51"/>
    <w:rsid w:val="000108C4"/>
    <w:rsid w:val="000201FE"/>
    <w:rsid w:val="000233C3"/>
    <w:rsid w:val="00024751"/>
    <w:rsid w:val="000268EE"/>
    <w:rsid w:val="00034D5A"/>
    <w:rsid w:val="000363FF"/>
    <w:rsid w:val="0004766B"/>
    <w:rsid w:val="00064954"/>
    <w:rsid w:val="00084457"/>
    <w:rsid w:val="000A254C"/>
    <w:rsid w:val="000C310B"/>
    <w:rsid w:val="00101DCB"/>
    <w:rsid w:val="00136365"/>
    <w:rsid w:val="00156A3C"/>
    <w:rsid w:val="001A2166"/>
    <w:rsid w:val="001A3CEE"/>
    <w:rsid w:val="001A45D9"/>
    <w:rsid w:val="001A6215"/>
    <w:rsid w:val="001C2221"/>
    <w:rsid w:val="001E7E32"/>
    <w:rsid w:val="00203D83"/>
    <w:rsid w:val="002051C4"/>
    <w:rsid w:val="002454F8"/>
    <w:rsid w:val="00290F4A"/>
    <w:rsid w:val="002A2804"/>
    <w:rsid w:val="002A4956"/>
    <w:rsid w:val="002B5F83"/>
    <w:rsid w:val="002F1D3E"/>
    <w:rsid w:val="003061BA"/>
    <w:rsid w:val="003445BC"/>
    <w:rsid w:val="0038322E"/>
    <w:rsid w:val="003C2575"/>
    <w:rsid w:val="00425E18"/>
    <w:rsid w:val="00427C66"/>
    <w:rsid w:val="00434288"/>
    <w:rsid w:val="00475CBC"/>
    <w:rsid w:val="00497BC1"/>
    <w:rsid w:val="004C7AF2"/>
    <w:rsid w:val="005074AB"/>
    <w:rsid w:val="00511F2A"/>
    <w:rsid w:val="005269DB"/>
    <w:rsid w:val="00541804"/>
    <w:rsid w:val="00552AA3"/>
    <w:rsid w:val="00553774"/>
    <w:rsid w:val="005815D3"/>
    <w:rsid w:val="005A3200"/>
    <w:rsid w:val="005D4155"/>
    <w:rsid w:val="005E28BE"/>
    <w:rsid w:val="005F700F"/>
    <w:rsid w:val="00604EFF"/>
    <w:rsid w:val="00615967"/>
    <w:rsid w:val="0062186E"/>
    <w:rsid w:val="0062376C"/>
    <w:rsid w:val="00626200"/>
    <w:rsid w:val="0063540A"/>
    <w:rsid w:val="006546B5"/>
    <w:rsid w:val="00662BA9"/>
    <w:rsid w:val="00684BEB"/>
    <w:rsid w:val="00686812"/>
    <w:rsid w:val="00690878"/>
    <w:rsid w:val="006947C5"/>
    <w:rsid w:val="006D1084"/>
    <w:rsid w:val="0070107F"/>
    <w:rsid w:val="00721739"/>
    <w:rsid w:val="007443AD"/>
    <w:rsid w:val="00792475"/>
    <w:rsid w:val="00793DCC"/>
    <w:rsid w:val="00830E17"/>
    <w:rsid w:val="00831AED"/>
    <w:rsid w:val="00840AE8"/>
    <w:rsid w:val="0085299C"/>
    <w:rsid w:val="00871089"/>
    <w:rsid w:val="00875560"/>
    <w:rsid w:val="008A7B74"/>
    <w:rsid w:val="008B34D3"/>
    <w:rsid w:val="008C5F2B"/>
    <w:rsid w:val="008C6229"/>
    <w:rsid w:val="008D438E"/>
    <w:rsid w:val="00926182"/>
    <w:rsid w:val="00954CC7"/>
    <w:rsid w:val="009678AF"/>
    <w:rsid w:val="00977B0A"/>
    <w:rsid w:val="00983374"/>
    <w:rsid w:val="009839B8"/>
    <w:rsid w:val="00995EF5"/>
    <w:rsid w:val="009972D3"/>
    <w:rsid w:val="009979DC"/>
    <w:rsid w:val="009B6C26"/>
    <w:rsid w:val="009F09A9"/>
    <w:rsid w:val="00A27633"/>
    <w:rsid w:val="00A544AB"/>
    <w:rsid w:val="00A62002"/>
    <w:rsid w:val="00A70F8C"/>
    <w:rsid w:val="00A770A7"/>
    <w:rsid w:val="00A90C2C"/>
    <w:rsid w:val="00AD2251"/>
    <w:rsid w:val="00AE5E42"/>
    <w:rsid w:val="00B127C0"/>
    <w:rsid w:val="00B33DB0"/>
    <w:rsid w:val="00B60F19"/>
    <w:rsid w:val="00B64716"/>
    <w:rsid w:val="00B7137D"/>
    <w:rsid w:val="00B7274D"/>
    <w:rsid w:val="00B8425C"/>
    <w:rsid w:val="00B93802"/>
    <w:rsid w:val="00BA28E3"/>
    <w:rsid w:val="00BA437F"/>
    <w:rsid w:val="00C00EDD"/>
    <w:rsid w:val="00C05D48"/>
    <w:rsid w:val="00C15ED9"/>
    <w:rsid w:val="00C301F1"/>
    <w:rsid w:val="00C313FA"/>
    <w:rsid w:val="00C32FE7"/>
    <w:rsid w:val="00C41BFF"/>
    <w:rsid w:val="00C4449E"/>
    <w:rsid w:val="00C641BD"/>
    <w:rsid w:val="00C9407F"/>
    <w:rsid w:val="00CA3DC2"/>
    <w:rsid w:val="00CB3DB6"/>
    <w:rsid w:val="00CD2D38"/>
    <w:rsid w:val="00D45634"/>
    <w:rsid w:val="00D45BD7"/>
    <w:rsid w:val="00D6358A"/>
    <w:rsid w:val="00D759ED"/>
    <w:rsid w:val="00D76628"/>
    <w:rsid w:val="00D92261"/>
    <w:rsid w:val="00DE759B"/>
    <w:rsid w:val="00E044AF"/>
    <w:rsid w:val="00E20EF7"/>
    <w:rsid w:val="00E2526F"/>
    <w:rsid w:val="00E50022"/>
    <w:rsid w:val="00E7292F"/>
    <w:rsid w:val="00EB4EA4"/>
    <w:rsid w:val="00EE69C5"/>
    <w:rsid w:val="00F077BB"/>
    <w:rsid w:val="00F274C5"/>
    <w:rsid w:val="00F37F86"/>
    <w:rsid w:val="00F524A1"/>
    <w:rsid w:val="00F747A4"/>
    <w:rsid w:val="00FA746B"/>
    <w:rsid w:val="00FB5B50"/>
    <w:rsid w:val="00FD0396"/>
    <w:rsid w:val="00FD2854"/>
    <w:rsid w:val="00FD2BA8"/>
    <w:rsid w:val="00FE0D8D"/>
    <w:rsid w:val="00FE109C"/>
    <w:rsid w:val="00FF3C06"/>
    <w:rsid w:val="496A8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BA38B"/>
  <w15:docId w15:val="{B9D680F0-DE7D-42D0-B99E-0F348BBB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2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59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6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6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22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22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2B259-4E11-4724-837F-B007D5F1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723</Words>
  <Characters>4563</Characters>
  <Application>Microsoft Office Word</Application>
  <DocSecurity>0</DocSecurity>
  <Lines>268</Lines>
  <Paragraphs>135</Paragraphs>
  <ScaleCrop>false</ScaleCrop>
  <Company>Dundee City Council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Valentine</dc:creator>
  <cp:lastModifiedBy>Jake McAllister</cp:lastModifiedBy>
  <cp:revision>2</cp:revision>
  <cp:lastPrinted>2017-08-16T13:38:00Z</cp:lastPrinted>
  <dcterms:created xsi:type="dcterms:W3CDTF">2026-04-20T13:49:00Z</dcterms:created>
  <dcterms:modified xsi:type="dcterms:W3CDTF">2026-04-20T13:49:00Z</dcterms:modified>
</cp:coreProperties>
</file>